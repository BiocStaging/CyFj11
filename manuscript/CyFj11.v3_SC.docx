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4E1B3D" w14:textId="77777777" w:rsidR="008D041B" w:rsidRPr="00977AB2" w:rsidRDefault="0099442C">
      <w:pPr>
        <w:rPr>
          <w:lang w:val="en-US"/>
        </w:rPr>
      </w:pPr>
      <w:r w:rsidRPr="00977AB2">
        <w:rPr>
          <w:lang w:val="en-US"/>
        </w:rPr>
        <w:t>CyFj11: FlowJo v11 Workspace Import and Legacy Format Export for R-Based Flow Cytometry Analysis</w:t>
      </w:r>
    </w:p>
    <w:p w14:paraId="5C77F190" w14:textId="77777777" w:rsidR="008D041B" w:rsidRDefault="00402D89">
      <w:r>
        <w:pict w14:anchorId="6E5E695F">
          <v:rect id="Horizontal Line 1" o:spid="_x0000_s205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7B0BA4" w14:textId="77777777" w:rsidR="008D041B" w:rsidRDefault="0099442C">
      <w:pPr>
        <w:pStyle w:val="Heading1"/>
      </w:pPr>
      <w:bookmarkStart w:id="0" w:name="title-page"/>
      <w:r>
        <w:t>Title Page</w:t>
      </w:r>
    </w:p>
    <w:p w14:paraId="0B7A3C64" w14:textId="77777777" w:rsidR="008D041B" w:rsidRPr="00977AB2" w:rsidRDefault="0099442C">
      <w:pPr>
        <w:rPr>
          <w:lang w:val="en-US"/>
        </w:rPr>
      </w:pPr>
      <w:r w:rsidRPr="00977AB2">
        <w:rPr>
          <w:b/>
          <w:bCs/>
          <w:lang w:val="en-US"/>
        </w:rPr>
        <w:t>Title:</w:t>
      </w:r>
      <w:r w:rsidRPr="00977AB2">
        <w:rPr>
          <w:lang w:val="en-US"/>
        </w:rPr>
        <w:t xml:space="preserve"> CyFj11: FlowJo v11 Workspace Import and Legacy Format Export for R-Based Flow Cytometry Analysis</w:t>
      </w:r>
    </w:p>
    <w:p w14:paraId="6B6B8971" w14:textId="77777777" w:rsidR="008D041B" w:rsidRPr="00977AB2" w:rsidRDefault="0099442C">
      <w:pPr>
        <w:rPr>
          <w:lang w:val="en-US"/>
        </w:rPr>
      </w:pPr>
      <w:r w:rsidRPr="00977AB2">
        <w:rPr>
          <w:b/>
          <w:bCs/>
          <w:lang w:val="en-US"/>
        </w:rPr>
        <w:t>Short running title:</w:t>
      </w:r>
      <w:r w:rsidRPr="00977AB2">
        <w:rPr>
          <w:lang w:val="en-US"/>
        </w:rPr>
        <w:t xml:space="preserve"> CyFj11: FlowJo v11 / R Interoperability</w:t>
      </w:r>
    </w:p>
    <w:p w14:paraId="1784937A" w14:textId="4C969225" w:rsidR="008D041B" w:rsidRPr="00355DF6" w:rsidRDefault="0099442C">
      <w:pPr>
        <w:rPr>
          <w:rPrChange w:id="1" w:author="Bernd  JAGLA" w:date="2026-07-10T10:37:00Z" w16du:dateUtc="2026-07-10T08:37:00Z">
            <w:rPr>
              <w:lang w:val="en-GB"/>
            </w:rPr>
          </w:rPrChange>
        </w:rPr>
      </w:pPr>
      <w:r w:rsidRPr="00355DF6">
        <w:rPr>
          <w:b/>
          <w:bCs/>
          <w:rPrChange w:id="2" w:author="Bernd  JAGLA" w:date="2026-07-10T10:37:00Z" w16du:dateUtc="2026-07-10T08:37:00Z">
            <w:rPr>
              <w:b/>
              <w:bCs/>
              <w:lang w:val="en-GB"/>
            </w:rPr>
          </w:rPrChange>
        </w:rPr>
        <w:t>Manuscript version:</w:t>
      </w:r>
      <w:r w:rsidRPr="00355DF6">
        <w:rPr>
          <w:rPrChange w:id="3" w:author="Bernd  JAGLA" w:date="2026-07-10T10:37:00Z" w16du:dateUtc="2026-07-10T08:37:00Z">
            <w:rPr>
              <w:lang w:val="en-GB"/>
            </w:rPr>
          </w:rPrChange>
        </w:rPr>
        <w:t xml:space="preserve"> v0.2-draft (2026-0</w:t>
      </w:r>
      <w:r w:rsidR="00977AB2" w:rsidRPr="00355DF6">
        <w:rPr>
          <w:rPrChange w:id="4" w:author="Bernd  JAGLA" w:date="2026-07-10T10:37:00Z" w16du:dateUtc="2026-07-10T08:37:00Z">
            <w:rPr>
              <w:lang w:val="en-GB"/>
            </w:rPr>
          </w:rPrChange>
        </w:rPr>
        <w:t>5</w:t>
      </w:r>
      <w:r w:rsidRPr="00355DF6">
        <w:rPr>
          <w:rPrChange w:id="5" w:author="Bernd  JAGLA" w:date="2026-07-10T10:37:00Z" w16du:dateUtc="2026-07-10T08:37:00Z">
            <w:rPr>
              <w:lang w:val="en-GB"/>
            </w:rPr>
          </w:rPrChange>
        </w:rPr>
        <w:t>-</w:t>
      </w:r>
      <w:r w:rsidR="00977AB2" w:rsidRPr="00355DF6">
        <w:rPr>
          <w:rPrChange w:id="6" w:author="Bernd  JAGLA" w:date="2026-07-10T10:37:00Z" w16du:dateUtc="2026-07-10T08:37:00Z">
            <w:rPr>
              <w:lang w:val="en-GB"/>
            </w:rPr>
          </w:rPrChange>
        </w:rPr>
        <w:t>22</w:t>
      </w:r>
      <w:r w:rsidRPr="00355DF6">
        <w:rPr>
          <w:rPrChange w:id="7" w:author="Bernd  JAGLA" w:date="2026-07-10T10:37:00Z" w16du:dateUtc="2026-07-10T08:37:00Z">
            <w:rPr>
              <w:lang w:val="en-GB"/>
            </w:rPr>
          </w:rPrChange>
        </w:rPr>
        <w:t>)</w:t>
      </w:r>
    </w:p>
    <w:p w14:paraId="541A5BE7" w14:textId="7DB513A3" w:rsidR="008D041B" w:rsidRPr="00355DF6" w:rsidRDefault="0099442C">
      <w:pPr>
        <w:rPr>
          <w:rPrChange w:id="8" w:author="Bernd  JAGLA" w:date="2026-07-10T10:37:00Z" w16du:dateUtc="2026-07-10T08:37:00Z">
            <w:rPr>
              <w:lang w:val="en-GB"/>
            </w:rPr>
          </w:rPrChange>
        </w:rPr>
      </w:pPr>
      <w:r w:rsidRPr="00355DF6">
        <w:rPr>
          <w:b/>
          <w:bCs/>
          <w:rPrChange w:id="9" w:author="Bernd  JAGLA" w:date="2026-07-10T10:37:00Z" w16du:dateUtc="2026-07-10T08:37:00Z">
            <w:rPr>
              <w:b/>
              <w:bCs/>
              <w:lang w:val="en-GB"/>
            </w:rPr>
          </w:rPrChange>
        </w:rPr>
        <w:t>Authors:</w:t>
      </w:r>
      <w:r w:rsidRPr="00355DF6">
        <w:rPr>
          <w:rPrChange w:id="10" w:author="Bernd  JAGLA" w:date="2026-07-10T10:37:00Z" w16du:dateUtc="2026-07-10T08:37:00Z">
            <w:rPr>
              <w:lang w:val="en-GB"/>
            </w:rPr>
          </w:rPrChange>
        </w:rPr>
        <w:t xml:space="preserve"> </w:t>
      </w:r>
      <w:r w:rsidR="00977AB2" w:rsidRPr="00355DF6">
        <w:rPr>
          <w:rPrChange w:id="11" w:author="Bernd  JAGLA" w:date="2026-07-10T10:37:00Z" w16du:dateUtc="2026-07-10T08:37:00Z">
            <w:rPr>
              <w:lang w:val="en-GB"/>
            </w:rPr>
          </w:rPrChange>
        </w:rPr>
        <w:t xml:space="preserve">Bernd Jagla, </w:t>
      </w:r>
      <w:r w:rsidR="00977AB2">
        <w:fldChar w:fldCharType="begin"/>
      </w:r>
      <w:r w:rsidR="00977AB2">
        <w:instrText>HYPERLINK "mailto:bernd.jagla@pasteur.fr"</w:instrText>
      </w:r>
      <w:r w:rsidR="00977AB2">
        <w:fldChar w:fldCharType="separate"/>
      </w:r>
      <w:r w:rsidR="00977AB2" w:rsidRPr="00355DF6">
        <w:rPr>
          <w:rStyle w:val="Hyperlink"/>
          <w:rPrChange w:id="12" w:author="Bernd  JAGLA" w:date="2026-07-10T10:37:00Z" w16du:dateUtc="2026-07-10T08:37:00Z">
            <w:rPr>
              <w:rStyle w:val="Hyperlink"/>
              <w:lang w:val="en-GB"/>
            </w:rPr>
          </w:rPrChange>
        </w:rPr>
        <w:t>bernd.jagla@pasteur.fr</w:t>
      </w:r>
      <w:r w:rsidR="00977AB2">
        <w:fldChar w:fldCharType="end"/>
      </w:r>
      <w:r w:rsidR="006E6097" w:rsidRPr="00355DF6">
        <w:rPr>
          <w:rPrChange w:id="13" w:author="Bernd  JAGLA" w:date="2026-07-10T10:37:00Z" w16du:dateUtc="2026-07-10T08:37:00Z">
            <w:rPr>
              <w:lang w:val="en-GB"/>
            </w:rPr>
          </w:rPrChange>
        </w:rPr>
        <w:t xml:space="preserve"> (1)</w:t>
      </w:r>
    </w:p>
    <w:p w14:paraId="42A0F975" w14:textId="7AADBC33" w:rsidR="00086105" w:rsidRPr="00EA352E" w:rsidRDefault="00086105">
      <w:r w:rsidRPr="00EA352E">
        <w:t xml:space="preserve">Slobodan Culina, </w:t>
      </w:r>
      <w:hyperlink r:id="rId7" w:history="1">
        <w:r w:rsidRPr="00EA352E">
          <w:rPr>
            <w:rStyle w:val="Hyperlink"/>
          </w:rPr>
          <w:t>Slobodan.culina@pasteur.fr</w:t>
        </w:r>
      </w:hyperlink>
      <w:r w:rsidRPr="00EA352E">
        <w:t xml:space="preserve"> (2)</w:t>
      </w:r>
    </w:p>
    <w:p w14:paraId="5A8B9AD2" w14:textId="12D06380" w:rsidR="00086105" w:rsidRDefault="00086105">
      <w:r w:rsidRPr="00086105">
        <w:t xml:space="preserve">Francois </w:t>
      </w:r>
      <w:r>
        <w:t xml:space="preserve">Le Guerroue, </w:t>
      </w:r>
      <w:hyperlink r:id="rId8" w:history="1">
        <w:r w:rsidRPr="00104738">
          <w:rPr>
            <w:rStyle w:val="Hyperlink"/>
          </w:rPr>
          <w:t>francois.le-guerroue@pasteur.fr</w:t>
        </w:r>
      </w:hyperlink>
      <w:r>
        <w:t xml:space="preserve"> (2)</w:t>
      </w:r>
    </w:p>
    <w:p w14:paraId="2E3AB0F9" w14:textId="4AFC1AB6" w:rsidR="00086105" w:rsidRPr="00086105" w:rsidRDefault="00086105">
      <w:pPr>
        <w:rPr>
          <w:lang w:val="de-DE"/>
        </w:rPr>
      </w:pPr>
      <w:r w:rsidRPr="00086105">
        <w:rPr>
          <w:lang w:val="de-DE"/>
        </w:rPr>
        <w:t xml:space="preserve">Esma Karkeni, </w:t>
      </w:r>
      <w:r>
        <w:fldChar w:fldCharType="begin"/>
      </w:r>
      <w:r w:rsidRPr="00355DF6">
        <w:rPr>
          <w:lang w:val="de-DE"/>
          <w:rPrChange w:id="14" w:author="Bernd  JAGLA" w:date="2026-07-10T10:37:00Z" w16du:dateUtc="2026-07-10T08:37:00Z">
            <w:rPr/>
          </w:rPrChange>
        </w:rPr>
        <w:instrText>HYPERLINK "mailto:esma.karkeni@pasteur.fr"</w:instrText>
      </w:r>
      <w:r>
        <w:fldChar w:fldCharType="separate"/>
      </w:r>
      <w:r w:rsidRPr="00104738">
        <w:rPr>
          <w:rStyle w:val="Hyperlink"/>
          <w:lang w:val="de-DE"/>
        </w:rPr>
        <w:t>esma.karkeni@pasteur.fr</w:t>
      </w:r>
      <w:r>
        <w:fldChar w:fldCharType="end"/>
      </w:r>
      <w:r>
        <w:rPr>
          <w:lang w:val="de-DE"/>
        </w:rPr>
        <w:t xml:space="preserve"> (2)</w:t>
      </w:r>
    </w:p>
    <w:p w14:paraId="707CBBC8" w14:textId="78EDC2DB" w:rsidR="00977AB2" w:rsidRPr="00086105" w:rsidRDefault="00977AB2">
      <w:pPr>
        <w:rPr>
          <w:lang w:val="en-US"/>
        </w:rPr>
      </w:pPr>
      <w:r w:rsidRPr="00086105">
        <w:rPr>
          <w:lang w:val="en-US"/>
        </w:rPr>
        <w:t xml:space="preserve">Milena Hasan, </w:t>
      </w:r>
      <w:r w:rsidR="006E6097">
        <w:fldChar w:fldCharType="begin"/>
      </w:r>
      <w:r w:rsidR="006E6097" w:rsidRPr="00355DF6">
        <w:rPr>
          <w:lang w:val="en-US"/>
          <w:rPrChange w:id="15" w:author="Bernd  JAGLA" w:date="2026-07-10T10:37:00Z" w16du:dateUtc="2026-07-10T08:37:00Z">
            <w:rPr/>
          </w:rPrChange>
        </w:rPr>
        <w:instrText>HYPERLINK "mailto:milena.hasan@pasteur.fr"</w:instrText>
      </w:r>
      <w:r w:rsidR="006E6097">
        <w:fldChar w:fldCharType="separate"/>
      </w:r>
      <w:r w:rsidR="006E6097" w:rsidRPr="00086105">
        <w:rPr>
          <w:rStyle w:val="Hyperlink"/>
          <w:lang w:val="en-US"/>
        </w:rPr>
        <w:t>milena.hasan@pasteur.fr</w:t>
      </w:r>
      <w:r w:rsidR="006E6097">
        <w:fldChar w:fldCharType="end"/>
      </w:r>
      <w:r w:rsidR="006E6097" w:rsidRPr="00086105">
        <w:rPr>
          <w:lang w:val="en-US"/>
        </w:rPr>
        <w:t xml:space="preserve"> (2)</w:t>
      </w:r>
    </w:p>
    <w:p w14:paraId="124489AF" w14:textId="72CB7822" w:rsidR="008D041B" w:rsidRDefault="0099442C">
      <w:pPr>
        <w:rPr>
          <w:rFonts w:ascii="Segoe UI" w:hAnsi="Segoe UI" w:cs="Segoe UI"/>
          <w:color w:val="000000"/>
          <w:sz w:val="16"/>
          <w:szCs w:val="16"/>
          <w:shd w:val="clear" w:color="auto" w:fill="FFFFFF"/>
        </w:rPr>
      </w:pPr>
      <w:r w:rsidRPr="006E6097">
        <w:rPr>
          <w:b/>
          <w:bCs/>
        </w:rPr>
        <w:t>Affiliations:</w:t>
      </w:r>
      <w:r w:rsidRPr="006E6097">
        <w:t xml:space="preserve"> </w:t>
      </w:r>
      <w:r w:rsidR="006E6097" w:rsidRPr="006E6097">
        <w:t>1</w:t>
      </w:r>
      <w:r w:rsidR="006E6097" w:rsidRPr="00086105">
        <w:t>: Institut Pasteur, scBiomarkers UTechS &amp; Bioinformatics &amp; Biostatistics Hub, 25-28 rue du Docteur Roux, 75015 Paris</w:t>
      </w:r>
    </w:p>
    <w:p w14:paraId="7A010EA8" w14:textId="2D375219" w:rsidR="006E6097" w:rsidRPr="006E6097" w:rsidRDefault="006E6097" w:rsidP="00086105">
      <w:r>
        <w:rPr>
          <w:shd w:val="clear" w:color="auto" w:fill="FFFFFF"/>
        </w:rPr>
        <w:t xml:space="preserve">2 : </w:t>
      </w:r>
      <w:r>
        <w:t xml:space="preserve">Institut Pasteur, </w:t>
      </w:r>
      <w:r w:rsidRPr="006E6097">
        <w:t xml:space="preserve">scBiomarkers UTechS, </w:t>
      </w:r>
      <w:r>
        <w:rPr>
          <w:shd w:val="clear" w:color="auto" w:fill="FFFFFF"/>
        </w:rPr>
        <w:t>25-28 rue du Docteur Roux, 75015 Paris</w:t>
      </w:r>
    </w:p>
    <w:p w14:paraId="6A62AD1A" w14:textId="16AC9D44" w:rsidR="008D041B" w:rsidRPr="00977AB2" w:rsidRDefault="0099442C">
      <w:pPr>
        <w:rPr>
          <w:lang w:val="en-US"/>
        </w:rPr>
      </w:pPr>
      <w:r w:rsidRPr="00977AB2">
        <w:rPr>
          <w:b/>
          <w:bCs/>
          <w:lang w:val="en-US"/>
        </w:rPr>
        <w:t>Corresponding author:</w:t>
      </w:r>
      <w:r w:rsidRPr="00977AB2">
        <w:rPr>
          <w:lang w:val="en-US"/>
        </w:rPr>
        <w:t xml:space="preserve"> </w:t>
      </w:r>
      <w:r w:rsidR="006E6097">
        <w:rPr>
          <w:lang w:val="en-US"/>
        </w:rPr>
        <w:t xml:space="preserve">Bernd Jagla, ORCID: </w:t>
      </w:r>
      <w:r w:rsidR="006E6097" w:rsidRPr="006E6097">
        <w:rPr>
          <w:lang w:val="en-US"/>
        </w:rPr>
        <w:t>https://orcid.org/0000-0002-7696-0484</w:t>
      </w:r>
    </w:p>
    <w:p w14:paraId="6697B6EE" w14:textId="77777777" w:rsidR="008D041B" w:rsidRPr="00E7239E" w:rsidRDefault="0099442C">
      <w:pPr>
        <w:rPr>
          <w:color w:val="EE0000"/>
          <w:lang w:val="en-US"/>
        </w:rPr>
      </w:pPr>
      <w:r w:rsidRPr="00977AB2">
        <w:rPr>
          <w:b/>
          <w:bCs/>
          <w:lang w:val="en-US"/>
        </w:rPr>
        <w:t>Acknowledgments</w:t>
      </w:r>
      <w:r w:rsidRPr="00E7239E">
        <w:rPr>
          <w:b/>
          <w:bCs/>
          <w:color w:val="EE0000"/>
          <w:lang w:val="en-US"/>
        </w:rPr>
        <w:t>:</w:t>
      </w:r>
      <w:r w:rsidRPr="00E7239E">
        <w:rPr>
          <w:color w:val="EE0000"/>
          <w:lang w:val="en-US"/>
        </w:rPr>
        <w:t xml:space="preserve"> [TODO: funding sources, acknowledgments]</w:t>
      </w:r>
    </w:p>
    <w:p w14:paraId="6551A54C" w14:textId="77777777" w:rsidR="008D041B" w:rsidRPr="00E7239E" w:rsidRDefault="0099442C">
      <w:pPr>
        <w:rPr>
          <w:color w:val="EE0000"/>
          <w:lang w:val="en-US"/>
        </w:rPr>
      </w:pPr>
      <w:r w:rsidRPr="00977AB2">
        <w:rPr>
          <w:b/>
          <w:bCs/>
          <w:lang w:val="en-US"/>
        </w:rPr>
        <w:t>Funding</w:t>
      </w:r>
      <w:r w:rsidRPr="00E7239E">
        <w:rPr>
          <w:b/>
          <w:bCs/>
          <w:color w:val="EE0000"/>
          <w:lang w:val="en-US"/>
        </w:rPr>
        <w:t>:</w:t>
      </w:r>
      <w:r w:rsidRPr="00E7239E">
        <w:rPr>
          <w:color w:val="EE0000"/>
          <w:lang w:val="en-US"/>
        </w:rPr>
        <w:t xml:space="preserve"> [TODO: grant numbers and funding bodies]</w:t>
      </w:r>
    </w:p>
    <w:p w14:paraId="083F307A" w14:textId="77777777" w:rsidR="008D041B" w:rsidRPr="00977AB2" w:rsidRDefault="0099442C">
      <w:pPr>
        <w:rPr>
          <w:lang w:val="en-US"/>
        </w:rPr>
      </w:pPr>
      <w:r w:rsidRPr="00977AB2">
        <w:rPr>
          <w:b/>
          <w:bCs/>
          <w:lang w:val="en-US"/>
        </w:rPr>
        <w:t>Conflict of interest:</w:t>
      </w:r>
      <w:r w:rsidRPr="00977AB2">
        <w:rPr>
          <w:lang w:val="en-US"/>
        </w:rPr>
        <w:t xml:space="preserve"> The authors declare no conflicts of interest.</w:t>
      </w:r>
    </w:p>
    <w:p w14:paraId="7B335FF4" w14:textId="05554BDD" w:rsidR="008D041B" w:rsidRPr="00977AB2" w:rsidRDefault="0099442C">
      <w:pPr>
        <w:rPr>
          <w:lang w:val="en-US"/>
        </w:rPr>
      </w:pPr>
      <w:r w:rsidRPr="00977AB2">
        <w:rPr>
          <w:b/>
          <w:bCs/>
          <w:lang w:val="en-US"/>
        </w:rPr>
        <w:t>Data and code availability:</w:t>
      </w:r>
      <w:r w:rsidRPr="00977AB2">
        <w:rPr>
          <w:lang w:val="en-US"/>
        </w:rPr>
        <w:t xml:space="preserve"> The CyFj11 package is available at </w:t>
      </w:r>
      <w:r w:rsidR="00905884" w:rsidRPr="00905884">
        <w:rPr>
          <w:lang w:val="en-US"/>
        </w:rPr>
        <w:t>https://github.com/C3BI-pasteur-fr/CyFj11</w:t>
      </w:r>
      <w:r w:rsidRPr="00977AB2">
        <w:rPr>
          <w:lang w:val="en-US"/>
        </w:rPr>
        <w:t xml:space="preserve">. </w:t>
      </w:r>
    </w:p>
    <w:p w14:paraId="7CF51736" w14:textId="19426860" w:rsidR="008D041B" w:rsidRPr="00977AB2" w:rsidRDefault="0099442C">
      <w:pPr>
        <w:rPr>
          <w:lang w:val="en-US"/>
        </w:rPr>
      </w:pPr>
      <w:r w:rsidRPr="00977AB2">
        <w:rPr>
          <w:b/>
          <w:bCs/>
          <w:lang w:val="en-US"/>
        </w:rPr>
        <w:t>AI use disclosure:</w:t>
      </w:r>
      <w:r w:rsidR="00684CBC" w:rsidRPr="00684CBC">
        <w:rPr>
          <w:lang w:val="en-US"/>
        </w:rPr>
        <w:t xml:space="preserve"> AI-assisted tools were used for drafting and editing portions of this manuscript.</w:t>
      </w:r>
      <w:r w:rsidRPr="00977AB2">
        <w:rPr>
          <w:lang w:val="en-US"/>
        </w:rPr>
        <w:t xml:space="preserve"> All scientific content and interpretation are the responsibility of the authors.</w:t>
      </w:r>
    </w:p>
    <w:p w14:paraId="7E26059B" w14:textId="77777777" w:rsidR="00905884" w:rsidRPr="00905884" w:rsidRDefault="0099442C" w:rsidP="00905884">
      <w:pPr>
        <w:rPr>
          <w:lang w:val="en-US"/>
        </w:rPr>
      </w:pPr>
      <w:r w:rsidRPr="00977AB2">
        <w:rPr>
          <w:b/>
          <w:bCs/>
          <w:lang w:val="en-US"/>
        </w:rPr>
        <w:t>Author contributions (CRediT):</w:t>
      </w:r>
      <w:r w:rsidRPr="00977AB2">
        <w:rPr>
          <w:lang w:val="en-US"/>
        </w:rPr>
        <w:t xml:space="preserve"> </w:t>
      </w:r>
      <w:r w:rsidR="00905884">
        <w:rPr>
          <w:lang w:val="en-US"/>
        </w:rPr>
        <w:t xml:space="preserve">BJ: </w:t>
      </w:r>
      <w:r w:rsidR="00905884" w:rsidRPr="00905884">
        <w:rPr>
          <w:lang w:val="en-US"/>
        </w:rPr>
        <w:t>Conceptualization, Methodology, Software, Validation,</w:t>
      </w:r>
    </w:p>
    <w:p w14:paraId="61887152" w14:textId="6D64C888" w:rsidR="008D041B" w:rsidRPr="00977AB2" w:rsidRDefault="00905884" w:rsidP="00905884">
      <w:pPr>
        <w:rPr>
          <w:lang w:val="en-US"/>
        </w:rPr>
      </w:pPr>
      <w:r w:rsidRPr="00905884">
        <w:rPr>
          <w:lang w:val="en-US"/>
        </w:rPr>
        <w:t xml:space="preserve">               Investigation, Writing – original draft</w:t>
      </w:r>
      <w:r>
        <w:rPr>
          <w:lang w:val="en-US"/>
        </w:rPr>
        <w:t xml:space="preserve">. </w:t>
      </w:r>
      <w:r w:rsidR="002F2FA0" w:rsidRPr="002F2FA0">
        <w:rPr>
          <w:color w:val="EE0000"/>
          <w:lang w:val="en-US"/>
        </w:rPr>
        <w:t xml:space="preserve">SC, EK,FG: </w:t>
      </w:r>
      <w:r w:rsidR="002F2FA0">
        <w:rPr>
          <w:lang w:val="en-US"/>
        </w:rPr>
        <w:t>.</w:t>
      </w:r>
      <w:r>
        <w:rPr>
          <w:lang w:val="en-US"/>
        </w:rPr>
        <w:t xml:space="preserve">MH: </w:t>
      </w:r>
      <w:r w:rsidRPr="00905884">
        <w:rPr>
          <w:lang w:val="en-US"/>
        </w:rPr>
        <w:t>Supervision, Writing – review &amp; editing</w:t>
      </w:r>
    </w:p>
    <w:p w14:paraId="4A70369F" w14:textId="77777777" w:rsidR="008D041B" w:rsidRDefault="00402D89">
      <w:r>
        <w:pict w14:anchorId="53E3C55E">
          <v:rect id="Horizontal Line 2" o:spid="_x0000_s205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EC57D0" w14:textId="77777777" w:rsidR="008D041B" w:rsidRDefault="0099442C">
      <w:pPr>
        <w:pStyle w:val="Heading1"/>
      </w:pPr>
      <w:bookmarkStart w:id="16" w:name="abstract"/>
      <w:bookmarkEnd w:id="0"/>
      <w:r>
        <w:t>Abstract</w:t>
      </w:r>
    </w:p>
    <w:p w14:paraId="25A18DC8" w14:textId="610E34FD" w:rsidR="00946135" w:rsidRDefault="00585740">
      <w:pPr>
        <w:rPr>
          <w:rFonts w:ascii="Times New Roman" w:hAnsi="Times New Roman"/>
          <w:sz w:val="24"/>
          <w:szCs w:val="24"/>
          <w:lang w:val="en-FR" w:eastAsia="en-GB"/>
        </w:rPr>
      </w:pPr>
      <w:r w:rsidRPr="00585740">
        <w:rPr>
          <w:rFonts w:ascii="Times New Roman" w:hAnsi="Times New Roman"/>
          <w:sz w:val="24"/>
          <w:szCs w:val="24"/>
          <w:lang w:val="en-FR" w:eastAsia="en-GB"/>
        </w:rPr>
        <w:t xml:space="preserve">High-dimensional flow cytometry enables systematic characterization of immune cell populations at population scale. But harnessing this potential requires seamless interoperability between the interactive gating tools used by biologists and the statistical environments used for downstream analysis. FlowJo, one of the most widely used commercial cytometry analysis software, now stores workspaces in a format that existing R tools cannot read, leaving researchers unable to import their gating strategies into R, or to return R-based results to FlowJo for visual review or collaborative sharing, without manual reconstruction. We present CyFj11, an R package that closes this gap, enabling import of FlowJo v11 gating hierarchies into R and export of R-defined gates back to FlowJo. Using a combination of synthetic test scenarios and a real-world immunophenotyping dataset, we show that population counts in FlowJo matched R-derived values within 0.03% </w:t>
      </w:r>
      <w:ins w:id="17" w:author="Slobodan  CULINA" w:date="2026-07-10T10:00:00Z" w16du:dateUtc="2026-07-10T08:00:00Z">
        <w:r w:rsidR="00AD2C84">
          <w:rPr>
            <w:rFonts w:ascii="Times New Roman" w:hAnsi="Times New Roman"/>
            <w:sz w:val="24"/>
            <w:szCs w:val="24"/>
            <w:lang w:val="en-FR" w:eastAsia="en-GB"/>
          </w:rPr>
          <w:t>fluctuation?</w:t>
        </w:r>
      </w:ins>
      <w:ins w:id="18" w:author="Slobodan  CULINA" w:date="2026-07-10T09:59:00Z" w16du:dateUtc="2026-07-10T07:59:00Z">
        <w:r w:rsidR="00AD2C84">
          <w:rPr>
            <w:rFonts w:ascii="Times New Roman" w:hAnsi="Times New Roman"/>
            <w:sz w:val="24"/>
            <w:szCs w:val="24"/>
            <w:lang w:val="en-FR" w:eastAsia="en-GB"/>
          </w:rPr>
          <w:t xml:space="preserve"> </w:t>
        </w:r>
      </w:ins>
      <w:r w:rsidRPr="00585740">
        <w:rPr>
          <w:rFonts w:ascii="Times New Roman" w:hAnsi="Times New Roman"/>
          <w:sz w:val="24"/>
          <w:szCs w:val="24"/>
          <w:lang w:val="en-FR" w:eastAsia="en-GB"/>
        </w:rPr>
        <w:t>on average. CyFj11 is platform-independent, requires no additional software infrastructure, and is freely available at [https://github.com/C3BI-pasteur-fr/CyFj11].</w:t>
      </w:r>
    </w:p>
    <w:p w14:paraId="18E806F8" w14:textId="248E6517" w:rsidR="008D041B" w:rsidRDefault="0099442C">
      <w:pPr>
        <w:rPr>
          <w:lang w:val="en-US"/>
        </w:rPr>
      </w:pPr>
      <w:r w:rsidRPr="00977AB2">
        <w:rPr>
          <w:b/>
          <w:bCs/>
          <w:lang w:val="en-US"/>
        </w:rPr>
        <w:t>Keywords:</w:t>
      </w:r>
      <w:r w:rsidRPr="00977AB2">
        <w:rPr>
          <w:lang w:val="en-US"/>
        </w:rPr>
        <w:t xml:space="preserve"> flow cytometry, FlowJo, GatingSet, Gating-ML, workspace interoperability, R/Bioconductor</w:t>
      </w:r>
    </w:p>
    <w:p w14:paraId="0DDE532B" w14:textId="77777777" w:rsidR="0081532D" w:rsidRDefault="0081532D">
      <w:pPr>
        <w:rPr>
          <w:lang w:val="en-US"/>
        </w:rPr>
      </w:pPr>
    </w:p>
    <w:p w14:paraId="3FDA0468" w14:textId="77777777" w:rsidR="0081532D" w:rsidRDefault="0081532D">
      <w:pPr>
        <w:rPr>
          <w:lang w:val="en-US"/>
        </w:rPr>
      </w:pPr>
    </w:p>
    <w:p w14:paraId="3D0BFF5A" w14:textId="77777777" w:rsidR="0081532D" w:rsidRPr="00977AB2" w:rsidRDefault="0081532D">
      <w:pPr>
        <w:rPr>
          <w:lang w:val="en-US"/>
        </w:rPr>
      </w:pPr>
    </w:p>
    <w:p w14:paraId="186016A9" w14:textId="77777777" w:rsidR="008D041B" w:rsidRDefault="00402D89">
      <w:r>
        <w:pict w14:anchorId="3EB2BBFB">
          <v:rect id="Horizontal Line 3" o:spid="_x0000_s205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A577BA" w14:textId="77777777" w:rsidR="0081532D" w:rsidRDefault="0081532D" w:rsidP="0081532D">
      <w:pPr>
        <w:pStyle w:val="Heading1"/>
        <w:rPr>
          <w:rFonts w:ascii="Times New Roman" w:hAnsi="Times New Roman"/>
          <w:lang w:eastAsia="en-GB"/>
        </w:rPr>
      </w:pPr>
      <w:bookmarkStart w:id="19" w:name="introduction"/>
      <w:bookmarkStart w:id="20" w:name="what-cyfj11-provides"/>
      <w:bookmarkEnd w:id="16"/>
      <w:r>
        <w:lastRenderedPageBreak/>
        <w:t>Introduction</w:t>
      </w:r>
    </w:p>
    <w:p w14:paraId="35822A61" w14:textId="411E0483" w:rsidR="00F41079" w:rsidRDefault="00946135" w:rsidP="00F41079">
      <w:pPr>
        <w:pStyle w:val="NormalWeb"/>
      </w:pPr>
      <w:r w:rsidRPr="00946135">
        <w:rPr>
          <w:lang w:val="en-US"/>
        </w:rPr>
        <w:t xml:space="preserve">Flow cytometry is a cornerstone technology for characterizing immune cell populations at single-cell </w:t>
      </w:r>
      <w:commentRangeStart w:id="21"/>
      <w:r w:rsidRPr="00946135">
        <w:rPr>
          <w:lang w:val="en-US"/>
        </w:rPr>
        <w:t>resolution</w:t>
      </w:r>
      <w:commentRangeEnd w:id="21"/>
      <w:r w:rsidR="001844AF" w:rsidRPr="00946135">
        <w:rPr>
          <w:rStyle w:val="CommentReference"/>
          <w:sz w:val="24"/>
          <w:szCs w:val="24"/>
          <w:lang w:val="en-US"/>
        </w:rPr>
        <w:commentReference w:id="21"/>
      </w:r>
      <w:r w:rsidRPr="00946135">
        <w:rPr>
          <w:lang w:val="en-US"/>
        </w:rPr>
        <w:t xml:space="preserve">. As datasets grow in dimensionality </w:t>
      </w:r>
      <w:ins w:id="22" w:author="Slobodan  CULINA" w:date="2026-07-10T10:02:00Z" w16du:dateUtc="2026-07-10T08:02:00Z">
        <w:r w:rsidR="0040299E">
          <w:rPr>
            <w:lang w:val="en-US"/>
          </w:rPr>
          <w:t xml:space="preserve">(over 40 parameters) </w:t>
        </w:r>
      </w:ins>
      <w:r w:rsidRPr="00946135">
        <w:rPr>
          <w:lang w:val="en-US"/>
        </w:rPr>
        <w:t xml:space="preserve">and cohort sizes scale to hundreds of donors, the ability to apply systematic, reproducible gating strategies across samples, and to integrate gating results with statistical and genomic analyses, becomes essential. Population-scale studies linking immune cell phenotypes to genetic variation </w:t>
      </w:r>
      <w:r w:rsidR="006B2388">
        <w:fldChar w:fldCharType="begin"/>
      </w:r>
      <w:r w:rsidR="0057764C">
        <w:instrText xml:space="preserve"> ADDIN ZOTERO_ITEM CSL_CITATION {"citationID":"GowhKvrc","properties":{"formattedCitation":"(1)","plainCitation":"(1)","noteIndex":0},"citationItems":[{"id":4713,"uris":["http://zotero.org/groups/2522180/items/YFKEHRC3"],"itemData":{"id":4713,"type":"article-journal","container-title":"Nature Immunology","DOI":"10.1038/s41590-018-0049-7","ISSN":"1529-2908, 1529-2916","issue":"3","journalAbbreviation":"Nat Immunol","language":"en","page":"302-314","source":"DOI.org (Crossref)","title":"Natural variation in the parameters of innate immune cells is preferentially driven by genetic factors","volume":"19","author":[{"literal":"The Milieu Intérieur Consortium"},{"family":"Patin","given":"Etienne"},{"family":"Hasan","given":"Milena"},{"family":"Bergstedt","given":"Jacob"},{"family":"Rouilly","given":"Vincent"},{"family":"Libri","given":"Valentina"},{"family":"Urrutia","given":"Alejandra"},{"family":"Alanio","given":"Cécile"},{"family":"Scepanovic","given":"Petar"},{"family":"Hammer","given":"Christian"},{"family":"Jönsson","given":"Friederike"},{"family":"Beitz","given":"Benoît"},{"family":"Quach","given":"Hélène"},{"family":"Lim","given":"Yoong Wearn"},{"family":"Hunkapiller","given":"Julie"},{"family":"Zepeda","given":"Magge"},{"family":"Green","given":"Cherie"},{"family":"Piasecka","given":"Barbara"},{"family":"Leloup","given":"Claire"},{"family":"Rogge","given":"Lars"},{"family":"Huetz","given":"François"},{"family":"Peguillet","given":"Isabelle"},{"family":"Lantz","given":"Olivier"},{"family":"Fontes","given":"Magnus"},{"family":"Di Santo","given":"James P."},{"family":"Thomas","given":"Stéphanie"},{"family":"Fellay","given":"Jacques"},{"family":"Duffy","given":"Darragh"},{"family":"Quintana-Murci","given":"Lluís"},{"family":"Albert","given":"Matthew L."}],"issued":{"date-parts":[["2018",3]]}}}],"schema":"https://github.com/citation-style-language/schema/raw/master/csl-citation.json"} </w:instrText>
      </w:r>
      <w:r w:rsidR="006B2388">
        <w:fldChar w:fldCharType="separate"/>
      </w:r>
      <w:r w:rsidR="0057764C">
        <w:rPr>
          <w:noProof/>
        </w:rPr>
        <w:t>(1)</w:t>
      </w:r>
      <w:r w:rsidR="006B2388">
        <w:fldChar w:fldCharType="end"/>
      </w:r>
      <w:r w:rsidR="00F41079">
        <w:t xml:space="preserve"> exemplify both the scientific opportunity and the computational demands that such workflows impose.</w:t>
      </w:r>
    </w:p>
    <w:p w14:paraId="734F16EA" w14:textId="4B05BD4A" w:rsidR="00F41079" w:rsidRDefault="00F41079" w:rsidP="00F41079">
      <w:pPr>
        <w:pStyle w:val="NormalWeb"/>
      </w:pPr>
      <w:r>
        <w:t>FlowJo</w:t>
      </w:r>
      <w:r w:rsidR="00946135">
        <w:t xml:space="preserve"> </w:t>
      </w:r>
      <w:r w:rsidR="00946135">
        <w:fldChar w:fldCharType="begin"/>
      </w:r>
      <w:r w:rsidR="00946135">
        <w:instrText xml:space="preserve"> ADDIN ZOTERO_ITEM CSL_CITATION {"citationID":"1EYKRlA3","properties":{"formattedCitation":"(2)","plainCitation":"(2)","noteIndex":0},"citationItems":[{"id":4695,"uris":["http://zotero.org/groups/2522180/items/PH4CETA5"],"itemData":{"id":4695,"type":"software","publisher":"Becton, Dickinson and Company","title":"FlowJo TM, version 10 &amp; 11","version":"10&amp;11"}}],"schema":"https://github.com/citation-style-language/schema/raw/master/csl-citation.json"} </w:instrText>
      </w:r>
      <w:r w:rsidR="00946135">
        <w:fldChar w:fldCharType="separate"/>
      </w:r>
      <w:r w:rsidR="00946135">
        <w:rPr>
          <w:noProof/>
        </w:rPr>
        <w:t>(2)</w:t>
      </w:r>
      <w:r w:rsidR="00946135">
        <w:fldChar w:fldCharType="end"/>
      </w:r>
      <w:r>
        <w:t xml:space="preserve"> is </w:t>
      </w:r>
      <w:r w:rsidR="00946135">
        <w:t xml:space="preserve">one of the most widely used </w:t>
      </w:r>
      <w:r>
        <w:t>interactive</w:t>
      </w:r>
      <w:r w:rsidR="00946135">
        <w:t xml:space="preserve"> commercial</w:t>
      </w:r>
      <w:r>
        <w:t xml:space="preserve"> software for flow cytometry </w:t>
      </w:r>
      <w:r w:rsidR="00946135">
        <w:t>data analysis. I</w:t>
      </w:r>
      <w:r>
        <w:t>ts v</w:t>
      </w:r>
      <w:r w:rsidR="00946135">
        <w:t xml:space="preserve">ersion </w:t>
      </w:r>
      <w:r>
        <w:t>11</w:t>
      </w:r>
      <w:r w:rsidR="00946135">
        <w:t>,</w:t>
      </w:r>
      <w:r>
        <w:t xml:space="preserve"> release</w:t>
      </w:r>
      <w:r w:rsidR="00946135">
        <w:t>d</w:t>
      </w:r>
      <w:r>
        <w:t xml:space="preserve"> </w:t>
      </w:r>
      <w:r w:rsidR="00946135">
        <w:t xml:space="preserve">2025, </w:t>
      </w:r>
      <w:r>
        <w:t>adopts a JSON-based workspace format that no current R/Bioconductor tool can read. CytoML</w:t>
      </w:r>
      <w:r w:rsidR="0057764C">
        <w:t xml:space="preserve"> </w:t>
      </w:r>
      <w:r w:rsidR="0057764C">
        <w:fldChar w:fldCharType="begin"/>
      </w:r>
      <w:r w:rsidR="00946135">
        <w:instrText xml:space="preserve"> ADDIN ZOTERO_ITEM CSL_CITATION {"citationID":"mImHmFB9","properties":{"formattedCitation":"(3)","plainCitation":"(3)","noteIndex":0},"citationItems":[{"id":3615,"uris":["http://zotero.org/groups/2522180/items/M9245KPS"],"itemData":{"id":3615,"type":"article-journal","abstract":"CytoML is an R/Bioconductor package that enables cross-platform import, export, and sharing of gated cytometry data. It currently supports Cytobank, FlowJo, Diva, and R, allowing users to import gated cytometry data from commercial platforms into R. Once data are available in R, the data can be further manipulated. For example it can be combined with other computational and analytic approaches, and the results can be exported to FlowJo or Cytobank to be explored by researchers using those platforms. We demonstrate how CytoML and related R packages can be used as a tool to import, modify and export several samples stained with the T cell panel from the FlowCAP IV Lyoplate data set. Once imported, the gating is modified using computational approaches, and exported for visualization in Cytobank and FlowJo. We further show how CytoML can be used to import gated data from a publicly accessible mass cytometry experiment from Cytobank. CytoML is the only tool that allows such sharing of gated cytometry data between researchers working across different platforms, and it will serve as a useful tool for validating and verifying the reproducibility of analyses. © 2018 The Authors. Cytometry Part A published by Wiley Periodicals, Inc. on behalf of International Society for Advancement of Cytometry.","container-title":"Cytometry Part A","DOI":"10.1002/cyto.a.23663","ISSN":"1552-4930","issue":"12","language":"en","license":"© 2018 The Authors. Cytometry Part A published by Wiley Periodicals, Inc. on behalf of International Society for Advancement of Cytometry.","page":"1189-1196","source":"Wiley Online Library","title":"CytoML for cross-platform cytometry data sharing","volume":"93","author":[{"family":"Finak","given":"Greg"},{"family":"Jiang","given":"Wenxin"},{"family":"Gottardo","given":"Raphael"}],"issued":{"date-parts":[["2018"]]}}}],"schema":"https://github.com/citation-style-language/schema/raw/master/csl-citation.json"} </w:instrText>
      </w:r>
      <w:r w:rsidR="0057764C">
        <w:fldChar w:fldCharType="separate"/>
      </w:r>
      <w:r w:rsidR="00946135">
        <w:rPr>
          <w:noProof/>
        </w:rPr>
        <w:t>(3)</w:t>
      </w:r>
      <w:r w:rsidR="0057764C">
        <w:fldChar w:fldCharType="end"/>
      </w:r>
      <w:r w:rsidR="00946135">
        <w:t xml:space="preserve">, </w:t>
      </w:r>
      <w:r>
        <w:t>the primary Bioconductor gateway for FlowJo data</w:t>
      </w:r>
      <w:r w:rsidR="00663420">
        <w:t>,</w:t>
      </w:r>
      <w:r>
        <w:t xml:space="preserve"> supports only the v10 XML format and is additionally constrained by Docker-dependent compiled components that are unsupported on macOS Apple Silicon. Researchers who gate in FlowJo v11 therefore lack a maintained pathway to import gating hierarchies into R or to return R-derived results to FlowJo without manual reconstruction.</w:t>
      </w:r>
    </w:p>
    <w:p w14:paraId="1069AC9F" w14:textId="04E60F37" w:rsidR="00F41079" w:rsidRDefault="00F41079" w:rsidP="00F41079">
      <w:pPr>
        <w:pStyle w:val="NormalWeb"/>
      </w:pPr>
      <w:r>
        <w:t>CyFj11 addresses this with two functions: fj11_to_gatingset(), which imports a v11 workspace as GatingSet objects</w:t>
      </w:r>
      <w:r w:rsidR="0057764C">
        <w:t xml:space="preserve"> </w:t>
      </w:r>
      <w:r w:rsidR="00EE30F6">
        <w:fldChar w:fldCharType="begin"/>
      </w:r>
      <w:r w:rsidR="00946135">
        <w:instrText xml:space="preserve"> ADDIN ZOTERO_ITEM CSL_CITATION {"citationID":"DF4AnaAn","properties":{"formattedCitation":"(4)","plainCitation":"(4)","noteIndex":0},"citationItems":[{"id":4714,"uris":["http://zotero.org/groups/2522180/items/JXLCQZCU"],"itemData":{"id":4714,"type":"software","note":"DOI: 10.18129/B9.BIOC.FLOWWORKSPACE","publisher":"Bioconductor","source":"DOI.org (Datacite)","title":"flowWorkspace","URL":"https://bioconductor.org/packages/flowWorkspace","author":[{"family":"Greg Finak","given":"Mike Jiang"}],"accessed":{"date-parts":[["2026",7,6]]},"issued":{"date-parts":[["2017"]]}}}],"schema":"https://github.com/citation-style-language/schema/raw/master/csl-citation.json"} </w:instrText>
      </w:r>
      <w:r w:rsidR="00EE30F6">
        <w:fldChar w:fldCharType="separate"/>
      </w:r>
      <w:r w:rsidR="00946135">
        <w:rPr>
          <w:noProof/>
        </w:rPr>
        <w:t>(4)</w:t>
      </w:r>
      <w:r w:rsidR="00EE30F6">
        <w:fldChar w:fldCharType="end"/>
      </w:r>
      <w:r>
        <w:t xml:space="preserve">, and export_flowjo10_workspace(), which writes a GatingSet to FlowJo v10-compatible XML (Figure 1). </w:t>
      </w:r>
      <w:r w:rsidR="00663420">
        <w:t xml:space="preserve">The new JSON format relies on a complex </w:t>
      </w:r>
      <w:r w:rsidR="00663420" w:rsidRPr="00946135">
        <w:t>web of cross-referenced identifiers across multiple components, making faithful generation from R prohibitively difficult</w:t>
      </w:r>
      <w:r w:rsidR="00663420">
        <w:t xml:space="preserve">. </w:t>
      </w:r>
      <w:r w:rsidR="00946135" w:rsidRPr="00946135">
        <w:t>Rather than attempting to write native FlowJo v11 files</w:t>
      </w:r>
      <w:r w:rsidR="00663420">
        <w:t xml:space="preserve">, </w:t>
      </w:r>
      <w:r w:rsidR="00946135" w:rsidRPr="00946135">
        <w:t>CyFj11 exports to the well-documented v10 XML format and relies on FlowJo v11's built-in ability to open v10 workspaces, a capability that FlowJo v11 supports natively.</w:t>
      </w:r>
      <w:r w:rsidR="00946135">
        <w:t xml:space="preserve"> </w:t>
      </w:r>
      <w:r>
        <w:t xml:space="preserve">The package requires no external dependencies beyond standard Bioconductor infrastructure, is fully compatible with openCyto </w:t>
      </w:r>
      <w:r w:rsidR="00EE30F6">
        <w:fldChar w:fldCharType="begin"/>
      </w:r>
      <w:r w:rsidR="00946135">
        <w:instrText xml:space="preserve"> ADDIN ZOTERO_ITEM CSL_CITATION {"citationID":"BqAgJMq0","properties":{"formattedCitation":"(5)","plainCitation":"(5)","noteIndex":0},"citationItems":[{"id":4715,"uris":["http://zotero.org/groups/2522180/items/VJ2BLY7C"],"itemData":{"id":4715,"type":"article-journal","container-title":"PLoS Computational Biology","DOI":"10.1371/journal.pcbi.1003806","ISSN":"1553-7358","issue":"8","journalAbbreviation":"PLoS Comput Biol","language":"en","page":"e1003806","source":"DOI.org (Crossref)","title":"OpenCyto: An Open Source Infrastructure for Scalable, Robust, Reproducible, and Automated, End-to-End Flow Cytometry Data Analysis","title-short":"OpenCyto","volume":"10","author":[{"family":"Finak","given":"Greg"},{"family":"Frelinger","given":"Jacob"},{"family":"Jiang","given":"Wenxin"},{"family":"Newell","given":"Evan W."},{"family":"Ramey","given":"John"},{"family":"Davis","given":"Mark M."},{"family":"Kalams","given":"Spyros A."},{"family":"De Rosa","given":"Stephen C."},{"family":"Gottardo","given":"Raphael"}],"editor":[{"family":"Prlic","given":"Andreas"}],"issued":{"date-parts":[["2014",8,28]]}}}],"schema":"https://github.com/citation-style-language/schema/raw/master/csl-citation.json"} </w:instrText>
      </w:r>
      <w:r w:rsidR="00EE30F6">
        <w:fldChar w:fldCharType="separate"/>
      </w:r>
      <w:r w:rsidR="00946135">
        <w:rPr>
          <w:noProof/>
        </w:rPr>
        <w:t>(5)</w:t>
      </w:r>
      <w:r w:rsidR="00EE30F6">
        <w:fldChar w:fldCharType="end"/>
      </w:r>
      <w:r w:rsidR="00EE30F6">
        <w:t xml:space="preserve"> </w:t>
      </w:r>
      <w:r>
        <w:t>and flowWorkspace.</w:t>
      </w:r>
    </w:p>
    <w:p w14:paraId="684FD867" w14:textId="746C17F5" w:rsidR="008D041B" w:rsidRPr="00086105" w:rsidRDefault="00A111BB">
      <w:pPr>
        <w:rPr>
          <w:lang w:val="en-US"/>
        </w:rPr>
      </w:pPr>
      <w:r w:rsidRPr="00A111BB">
        <w:rPr>
          <w:noProof/>
          <w:lang w:val="en-US"/>
        </w:rPr>
        <w:drawing>
          <wp:inline distT="0" distB="0" distL="0" distR="0" wp14:anchorId="71E0065D" wp14:editId="0701986E">
            <wp:extent cx="5760720" cy="2930525"/>
            <wp:effectExtent l="0" t="0" r="5080" b="3175"/>
            <wp:docPr id="14683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7641" name=""/>
                    <pic:cNvPicPr/>
                  </pic:nvPicPr>
                  <pic:blipFill>
                    <a:blip r:embed="rId13"/>
                    <a:stretch>
                      <a:fillRect/>
                    </a:stretch>
                  </pic:blipFill>
                  <pic:spPr>
                    <a:xfrm>
                      <a:off x="0" y="0"/>
                      <a:ext cx="5760720" cy="2930525"/>
                    </a:xfrm>
                    <a:prstGeom prst="rect">
                      <a:avLst/>
                    </a:prstGeom>
                  </pic:spPr>
                </pic:pic>
              </a:graphicData>
            </a:graphic>
          </wp:inline>
        </w:drawing>
      </w:r>
    </w:p>
    <w:p w14:paraId="6B985CEE" w14:textId="402FAC5D" w:rsidR="007E109E" w:rsidRPr="001B47E7" w:rsidRDefault="007E109E" w:rsidP="0057764C">
      <w:pPr>
        <w:pStyle w:val="NormalWeb"/>
      </w:pPr>
      <w:r>
        <w:rPr>
          <w:rStyle w:val="Strong"/>
        </w:rPr>
        <w:t>Figure 1:</w:t>
      </w:r>
      <w:r>
        <w:t xml:space="preserve"> </w:t>
      </w:r>
      <w:r w:rsidR="00A111BB" w:rsidRPr="00A111BB">
        <w:t xml:space="preserve">Figure 1. CyFj11 workflow overview. Arrow A: fj11_to_gatingset() reads a FlowJo v11 .flowjo workspace into R as a GatingSet object. Arrow B: export_flowjo10_workspace() </w:t>
      </w:r>
      <w:r w:rsidR="00A111BB" w:rsidRPr="00A111BB">
        <w:lastRenderedPageBreak/>
        <w:t>writes a GatingSet to a FlowJo v10-compatible .wsp XML file. Arrow C (dashed): the exported .wsp can be opened in FlowJo v11; this step is performed outside R and is subject to FlowJo v11's partial backward compatibility with the v10 format (see Limitations).</w:t>
      </w:r>
    </w:p>
    <w:p w14:paraId="71F89979" w14:textId="77777777" w:rsidR="007A021B" w:rsidRPr="007A021B" w:rsidRDefault="007A021B" w:rsidP="007A021B">
      <w:pPr>
        <w:pStyle w:val="Heading1"/>
      </w:pPr>
      <w:r w:rsidRPr="007A021B">
        <w:t>Software Description</w:t>
      </w:r>
    </w:p>
    <w:p w14:paraId="68751D22" w14:textId="77777777" w:rsidR="008B3104" w:rsidRPr="008B3104" w:rsidRDefault="008B3104" w:rsidP="008B3104">
      <w:pPr>
        <w:rPr>
          <w:rFonts w:ascii="Times New Roman" w:hAnsi="Times New Roman"/>
          <w:sz w:val="24"/>
          <w:szCs w:val="24"/>
          <w:lang w:val="en-FR" w:eastAsia="en-GB"/>
        </w:rPr>
      </w:pPr>
      <w:r w:rsidRPr="008B3104">
        <w:rPr>
          <w:rFonts w:ascii="Times New Roman" w:hAnsi="Times New Roman"/>
          <w:b/>
          <w:bCs/>
          <w:sz w:val="24"/>
          <w:szCs w:val="24"/>
          <w:lang w:val="en-FR" w:eastAsia="en-GB"/>
        </w:rPr>
        <w:t>read_flowjo11_workspace</w:t>
      </w:r>
      <w:r w:rsidRPr="008B3104">
        <w:rPr>
          <w:rFonts w:ascii="Times New Roman" w:hAnsi="Times New Roman"/>
          <w:sz w:val="24"/>
          <w:szCs w:val="24"/>
          <w:lang w:val="en-FR" w:eastAsia="en-GB"/>
        </w:rPr>
        <w:t>() extracts and parses the .flowjo file, which is a ZIP archive containing a JSON workspace. It reconstructs the workspace components — sample groups, FCS file references, gate definitions, per-sample gate variations, and transformation parameters — and returns them as a structured list for downstream processing.</w:t>
      </w:r>
    </w:p>
    <w:p w14:paraId="29F57037" w14:textId="77777777" w:rsidR="00610E92" w:rsidRPr="007A021B" w:rsidRDefault="00610E92" w:rsidP="007A021B">
      <w:pPr>
        <w:rPr>
          <w:rFonts w:ascii="Times New Roman" w:hAnsi="Times New Roman"/>
          <w:sz w:val="24"/>
          <w:szCs w:val="24"/>
          <w:lang w:val="en-FR" w:eastAsia="en-GB"/>
        </w:rPr>
      </w:pPr>
    </w:p>
    <w:p w14:paraId="131DE8B4" w14:textId="77777777" w:rsidR="008B3104" w:rsidRDefault="008B3104" w:rsidP="008B3104">
      <w:pPr>
        <w:rPr>
          <w:rFonts w:ascii="Times New Roman" w:hAnsi="Times New Roman"/>
          <w:sz w:val="24"/>
          <w:szCs w:val="24"/>
          <w:lang w:val="en-FR" w:eastAsia="en-GB"/>
        </w:rPr>
      </w:pPr>
      <w:r w:rsidRPr="008B3104">
        <w:rPr>
          <w:rFonts w:ascii="Times New Roman" w:hAnsi="Times New Roman"/>
          <w:b/>
          <w:bCs/>
          <w:sz w:val="24"/>
          <w:szCs w:val="24"/>
          <w:lang w:val="en-FR" w:eastAsia="en-GB"/>
        </w:rPr>
        <w:t>fj11_to_gatingset</w:t>
      </w:r>
      <w:r w:rsidRPr="007A021B">
        <w:rPr>
          <w:rFonts w:ascii="Times New Roman" w:hAnsi="Times New Roman"/>
          <w:sz w:val="24"/>
          <w:szCs w:val="24"/>
          <w:lang w:val="en-FR" w:eastAsia="en-GB"/>
        </w:rPr>
        <w:t xml:space="preserve">() </w:t>
      </w:r>
      <w:r w:rsidRPr="008B3104">
        <w:rPr>
          <w:rFonts w:ascii="Times New Roman" w:hAnsi="Times New Roman"/>
          <w:sz w:val="24"/>
          <w:szCs w:val="24"/>
          <w:lang w:val="en-FR" w:eastAsia="en-GB"/>
        </w:rPr>
        <w:t>takes the parsed workspace and constructs flowWorkspace GatingSet objects. It locates FCS files by recursive directory search, applies compensation (from the workspace or user-supplied), converts transformation parameters to flowCore objects, and imports the full gate hierarchy. Gate coordinates are converted from FlowJo's display space to the raw data space expected by flowCore. Because FlowJo v11 supports per-sample tailored gates, the function returns a named list of per-sample GatingSet objects; users who require a single merged object can call flowWorkspace::merge_list_to_gs(). Samples can be filtered by index, filename, or a pData expression, and FCS keyword metadata can be extracted as sample-level covariates.</w:t>
      </w:r>
    </w:p>
    <w:p w14:paraId="0A951DD1" w14:textId="77777777" w:rsidR="008B3104" w:rsidRDefault="008B3104" w:rsidP="007A021B">
      <w:pPr>
        <w:rPr>
          <w:rFonts w:ascii="Times New Roman" w:hAnsi="Times New Roman"/>
          <w:sz w:val="24"/>
          <w:szCs w:val="24"/>
          <w:lang w:val="en-FR" w:eastAsia="en-GB"/>
        </w:rPr>
      </w:pPr>
    </w:p>
    <w:p w14:paraId="0546A76C" w14:textId="7D74F2D7" w:rsidR="00E7239E" w:rsidRPr="00E7239E" w:rsidRDefault="007A021B" w:rsidP="007A021B">
      <w:pPr>
        <w:rPr>
          <w:rFonts w:ascii="Times New Roman" w:hAnsi="Times New Roman"/>
          <w:sz w:val="24"/>
          <w:szCs w:val="24"/>
          <w:lang w:val="en-FR" w:eastAsia="en-GB"/>
        </w:rPr>
      </w:pPr>
      <w:r w:rsidRPr="008B3104">
        <w:rPr>
          <w:rFonts w:ascii="Times New Roman" w:hAnsi="Times New Roman"/>
          <w:b/>
          <w:bCs/>
          <w:sz w:val="24"/>
          <w:szCs w:val="24"/>
          <w:lang w:val="en-FR" w:eastAsia="en-GB"/>
        </w:rPr>
        <w:t>export_flowjo10_workspace</w:t>
      </w:r>
      <w:r w:rsidRPr="007A021B">
        <w:rPr>
          <w:rFonts w:ascii="Times New Roman" w:hAnsi="Times New Roman"/>
          <w:sz w:val="24"/>
          <w:szCs w:val="24"/>
          <w:lang w:val="en-FR" w:eastAsia="en-GB"/>
        </w:rPr>
        <w:t>() serializes a GatingSet to FlowJo v10 XML, replicating FlowJo v10's native element structure, namespace conventions, and transformation encodings. Supported gate types include rectangle, polygon, ellipsoid, range, and boolean. Compensation matrices and all transformation parameters are preserved. Quadrant gates and per-sample gate variations cannot be represented in v10 XML and are respectively omitted or collapsed to group-level on export (see Limitations). For v10 workspace import, CyFj11 delegates to CytoML::flowjo_to_gatingset().</w:t>
      </w:r>
      <w:r w:rsidR="00402D89">
        <w:pict w14:anchorId="600BDEEE">
          <v:rect id="Horizontal Line 4" o:spid="_x0000_s205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7CBEF6" w14:textId="3DC4924D" w:rsidR="007A021B" w:rsidRPr="007A021B" w:rsidRDefault="001D35BF" w:rsidP="007A021B">
      <w:pPr>
        <w:pStyle w:val="Heading1"/>
      </w:pPr>
      <w:r>
        <w:t>Results</w:t>
      </w:r>
    </w:p>
    <w:p w14:paraId="0C3FC111" w14:textId="68F06BFE" w:rsidR="007A021B" w:rsidRPr="008B3104" w:rsidRDefault="008B3104" w:rsidP="00C11456">
      <w:pPr>
        <w:rPr>
          <w:rFonts w:ascii="Times New Roman" w:hAnsi="Times New Roman"/>
          <w:sz w:val="24"/>
          <w:szCs w:val="24"/>
          <w:lang w:val="en-FR"/>
        </w:rPr>
      </w:pPr>
      <w:r>
        <w:rPr>
          <w:rFonts w:ascii="Times New Roman" w:hAnsi="Times New Roman"/>
          <w:b/>
          <w:bCs/>
          <w:sz w:val="24"/>
          <w:szCs w:val="24"/>
          <w:lang w:val="en-FR"/>
        </w:rPr>
        <w:t>Validation d</w:t>
      </w:r>
      <w:r w:rsidR="001D35BF" w:rsidRPr="008B3104">
        <w:rPr>
          <w:rFonts w:ascii="Times New Roman" w:hAnsi="Times New Roman"/>
          <w:b/>
          <w:bCs/>
          <w:sz w:val="24"/>
          <w:szCs w:val="24"/>
          <w:lang w:val="en-FR"/>
        </w:rPr>
        <w:t xml:space="preserve">esign. </w:t>
      </w:r>
      <w:r w:rsidR="00C11456" w:rsidRPr="008B3104">
        <w:rPr>
          <w:rFonts w:ascii="Times New Roman" w:hAnsi="Times New Roman"/>
          <w:sz w:val="24"/>
          <w:szCs w:val="24"/>
          <w:lang w:val="en-FR"/>
        </w:rPr>
        <w:t xml:space="preserve">Thirteen synthetic test scenarios were constructed to systematically exercise all supported gate types (rectangle, polygon, ellipsoid, range, boolean) and transformation types (linear, biexponential, log, arcsinh) in isolation and combination, including hierarchical and boolean configurations (full descriptions in Appendix A). </w:t>
      </w:r>
      <w:r w:rsidR="001D35BF" w:rsidRPr="008B3104">
        <w:rPr>
          <w:rFonts w:ascii="Times New Roman" w:hAnsi="Times New Roman"/>
          <w:sz w:val="24"/>
          <w:szCs w:val="24"/>
          <w:lang w:val="en-FR"/>
        </w:rPr>
        <w:t xml:space="preserve">For each scenario, synthetic FCS files were generated in R, a GatingSet was constructed, and the result was exported to a FlowJo v10 XML workspace using export_flowjo10_workspace(). </w:t>
      </w:r>
      <w:r w:rsidRPr="008B3104">
        <w:rPr>
          <w:rFonts w:ascii="Times New Roman" w:hAnsi="Times New Roman"/>
          <w:sz w:val="24"/>
          <w:szCs w:val="24"/>
          <w:lang w:val="en-FR"/>
        </w:rPr>
        <w:t>Each exported workspace was then opened in FlowJo v10 to manually record population counts for comparison against the R ground truth. The workspace was subsequently re-saved from within FlowJo v10; this re-saved file was used for all subsequent FlowJo v11 import steps, ensuring that any import failures observed in FlowJo v11 could be attributed to FlowJo v11's handling of v10-format workspaces in general, rather than to any idiosyncrasy of the CyFj11-generated XML specifically.</w:t>
      </w:r>
      <w:r w:rsidR="00C32C2B">
        <w:rPr>
          <w:rFonts w:ascii="Times New Roman" w:hAnsi="Times New Roman"/>
          <w:sz w:val="24"/>
          <w:szCs w:val="24"/>
          <w:lang w:val="en-FR"/>
        </w:rPr>
        <w:t xml:space="preserve"> </w:t>
      </w:r>
      <w:r w:rsidR="00C32C2B" w:rsidRPr="00C32C2B">
        <w:rPr>
          <w:rFonts w:ascii="Times New Roman" w:hAnsi="Times New Roman"/>
          <w:sz w:val="24"/>
          <w:szCs w:val="24"/>
          <w:lang w:val="en-FR"/>
        </w:rPr>
        <w:t xml:space="preserve">To assess FlowJo v11 compatibility, this re-saved workspace was imported into FlowJo v11, manually verified, and corrected where necessary (see </w:t>
      </w:r>
      <w:r w:rsidR="00C32C2B" w:rsidRPr="00834ED1">
        <w:rPr>
          <w:rFonts w:ascii="Times New Roman" w:hAnsi="Times New Roman"/>
          <w:sz w:val="24"/>
          <w:szCs w:val="24"/>
          <w:lang w:val="en-FR"/>
        </w:rPr>
        <w:t xml:space="preserve">Appendix </w:t>
      </w:r>
      <w:r w:rsidR="00834ED1" w:rsidRPr="00834ED1">
        <w:rPr>
          <w:rFonts w:ascii="Times New Roman" w:hAnsi="Times New Roman"/>
          <w:sz w:val="24"/>
          <w:szCs w:val="24"/>
          <w:lang w:val="en-FR"/>
        </w:rPr>
        <w:t>B</w:t>
      </w:r>
      <w:r w:rsidR="00C32C2B" w:rsidRPr="00834ED1">
        <w:rPr>
          <w:rFonts w:ascii="Times New Roman" w:hAnsi="Times New Roman"/>
          <w:sz w:val="24"/>
          <w:szCs w:val="24"/>
          <w:lang w:val="en-FR"/>
        </w:rPr>
        <w:t xml:space="preserve"> </w:t>
      </w:r>
      <w:r w:rsidR="00C32C2B" w:rsidRPr="00C32C2B">
        <w:rPr>
          <w:rFonts w:ascii="Times New Roman" w:hAnsi="Times New Roman"/>
          <w:sz w:val="24"/>
          <w:szCs w:val="24"/>
          <w:lang w:val="en-FR"/>
        </w:rPr>
        <w:t xml:space="preserve">for details). The corrected workspace was saved in v11 format, and population counts recorded within FlowJo v11 at this stage served as the ground truth for the import-to-R comparison. This v11 workspace was then imported into R using read_flowjo11_workspace() and fj11_to_gatingset(), and the resulting GatingSet counts were compared against those </w:t>
      </w:r>
      <w:r w:rsidR="00C32C2B" w:rsidRPr="00C32C2B">
        <w:rPr>
          <w:rFonts w:ascii="Times New Roman" w:hAnsi="Times New Roman"/>
          <w:sz w:val="24"/>
          <w:szCs w:val="24"/>
          <w:lang w:val="en-FR"/>
        </w:rPr>
        <w:lastRenderedPageBreak/>
        <w:t>FlowJo v11 reference counts.</w:t>
      </w:r>
      <w:r w:rsidR="00C32C2B">
        <w:rPr>
          <w:rFonts w:ascii="Times New Roman" w:hAnsi="Times New Roman"/>
          <w:sz w:val="24"/>
          <w:szCs w:val="24"/>
          <w:lang w:val="en-FR"/>
        </w:rPr>
        <w:t xml:space="preserve"> </w:t>
      </w:r>
      <w:ins w:id="23" w:author="Slobodan  CULINA" w:date="2026-07-10T10:13:00Z" w16du:dateUtc="2026-07-10T08:13:00Z">
        <w:r w:rsidR="000B210E">
          <w:rPr>
            <w:rFonts w:ascii="Times New Roman" w:hAnsi="Times New Roman"/>
            <w:sz w:val="24"/>
            <w:szCs w:val="24"/>
            <w:lang w:val="en-FR"/>
          </w:rPr>
          <w:t xml:space="preserve">Additional test, </w:t>
        </w:r>
      </w:ins>
      <w:r w:rsidR="001D35BF" w:rsidRPr="008B3104">
        <w:rPr>
          <w:rFonts w:ascii="Times New Roman" w:hAnsi="Times New Roman"/>
          <w:sz w:val="24"/>
          <w:szCs w:val="24"/>
          <w:lang w:val="en-FR"/>
        </w:rPr>
        <w:t>Test 14</w:t>
      </w:r>
      <w:ins w:id="24" w:author="Slobodan  CULINA" w:date="2026-07-10T10:13:00Z" w16du:dateUtc="2026-07-10T08:13:00Z">
        <w:r w:rsidR="000B210E">
          <w:rPr>
            <w:rFonts w:ascii="Times New Roman" w:hAnsi="Times New Roman"/>
            <w:sz w:val="24"/>
            <w:szCs w:val="24"/>
            <w:lang w:val="en-FR"/>
          </w:rPr>
          <w:t>,</w:t>
        </w:r>
      </w:ins>
      <w:r w:rsidR="001D35BF" w:rsidRPr="008B3104">
        <w:rPr>
          <w:rFonts w:ascii="Times New Roman" w:hAnsi="Times New Roman"/>
          <w:sz w:val="24"/>
          <w:szCs w:val="24"/>
          <w:lang w:val="en-FR"/>
        </w:rPr>
        <w:t xml:space="preserve"> used the FlowSOM </w:t>
      </w:r>
      <w:r w:rsidR="00975DDC" w:rsidRPr="008B3104">
        <w:rPr>
          <w:rFonts w:ascii="Times New Roman" w:hAnsi="Times New Roman"/>
          <w:sz w:val="24"/>
          <w:szCs w:val="24"/>
          <w:lang w:val="en-FR"/>
        </w:rPr>
        <w:fldChar w:fldCharType="begin"/>
      </w:r>
      <w:r w:rsidR="00975DDC" w:rsidRPr="008B3104">
        <w:rPr>
          <w:rFonts w:ascii="Times New Roman" w:hAnsi="Times New Roman"/>
          <w:sz w:val="24"/>
          <w:szCs w:val="24"/>
          <w:lang w:val="en-FR"/>
        </w:rPr>
        <w:instrText xml:space="preserve"> ADDIN ZOTERO_ITEM CSL_CITATION {"citationID":"tsGk6aW0","properties":{"formattedCitation":"(6)","plainCitation":"(6)","noteIndex":0},"citationItems":[{"id":4717,"uris":["http://zotero.org/groups/2522180/items/9S7VHNEU"],"itemData":{"id":4717,"type":"article-journal","abstract":"Abstract\n            \n              The number of markers measured in both flow and mass cytometry keeps increasing steadily. Although this provides a wealth of information, it becomes infeasible to analyze these datasets manually. When using 2D scatter plots, the number of possible plots increases exponentially with the number of markers and therefore, relevant information that is present in the data might be missed. In this article, we introduce a new visualization technique, called FlowSOM, which analyzes Flow or mass cytometry data using a Self‐Organizing Map. Using a two‐level clustering and star charts, our algorithm helps to obtain a clear overview of how all markers are behaving on all cells, and to detect subsets that might be missed otherwise. R code is available at\n              https://github.com/SofieVG/FlowSOM\n              and will be made available at Bioconductor. © 2015 International Society for Advancement of Cytometry","container-title":"Cytometry Part A","DOI":"10.1002/cyto.a.22625","ISSN":"1552-4922, 1552-4930","issue":"7","journalAbbreviation":"Cytometry Pt A","language":"en","license":"http://onlinelibrary.wiley.com/termsAndConditions#vor","page":"636-645","source":"DOI.org (Crossref)","title":"FlowSOM: Using self‐organizing maps for visualization and interpretation of cytometry data","title-short":"FlowSOM","volume":"87","author":[{"family":"Van Gassen","given":"Sofie"},{"family":"Callebaut","given":"Britt"},{"family":"Van Helden","given":"Mary J."},{"family":"Lambrecht","given":"Bart N."},{"family":"Demeester","given":"Piet"},{"family":"Dhaene","given":"Tom"},{"family":"Saeys","given":"Yvan"}],"issued":{"date-parts":[["2015",7]]}}}],"schema":"https://github.com/citation-style-language/schema/raw/master/csl-citation.json"} </w:instrText>
      </w:r>
      <w:r w:rsidR="00975DDC" w:rsidRPr="008B3104">
        <w:rPr>
          <w:rFonts w:ascii="Times New Roman" w:hAnsi="Times New Roman"/>
          <w:sz w:val="24"/>
          <w:szCs w:val="24"/>
          <w:lang w:val="en-FR"/>
        </w:rPr>
        <w:fldChar w:fldCharType="separate"/>
      </w:r>
      <w:r w:rsidR="00975DDC" w:rsidRPr="008B3104">
        <w:rPr>
          <w:rFonts w:ascii="Times New Roman" w:hAnsi="Times New Roman"/>
          <w:noProof/>
          <w:sz w:val="24"/>
          <w:szCs w:val="24"/>
          <w:lang w:val="en-FR"/>
        </w:rPr>
        <w:t>(6)</w:t>
      </w:r>
      <w:r w:rsidR="00975DDC" w:rsidRPr="008B3104">
        <w:rPr>
          <w:rFonts w:ascii="Times New Roman" w:hAnsi="Times New Roman"/>
          <w:sz w:val="24"/>
          <w:szCs w:val="24"/>
          <w:lang w:val="en-FR"/>
        </w:rPr>
        <w:fldChar w:fldCharType="end"/>
      </w:r>
      <w:r w:rsidR="001D35BF" w:rsidRPr="008B3104">
        <w:rPr>
          <w:rFonts w:ascii="Times New Roman" w:hAnsi="Times New Roman"/>
          <w:sz w:val="24"/>
          <w:szCs w:val="24"/>
          <w:lang w:val="en-FR"/>
        </w:rPr>
        <w:t xml:space="preserve"> example dataset (15 populations across scatter and compensated fluorescence channels) to </w:t>
      </w:r>
      <w:r w:rsidR="00267F7B" w:rsidRPr="008B3104">
        <w:rPr>
          <w:rFonts w:ascii="Times New Roman" w:hAnsi="Times New Roman"/>
          <w:sz w:val="24"/>
          <w:szCs w:val="24"/>
          <w:lang w:val="en-FR"/>
        </w:rPr>
        <w:t xml:space="preserve">assess performance on a real-world dataset and to validate compensation matrix preservation through the round trip. </w:t>
      </w:r>
      <w:r w:rsidR="001D35BF" w:rsidRPr="008B3104">
        <w:rPr>
          <w:rFonts w:ascii="Times New Roman" w:hAnsi="Times New Roman"/>
          <w:sz w:val="24"/>
          <w:szCs w:val="24"/>
          <w:lang w:val="en-FR"/>
        </w:rPr>
        <w:t xml:space="preserve">All source code, FCS files, and workspaces are deposited at </w:t>
      </w:r>
      <w:r w:rsidR="001D35BF">
        <w:fldChar w:fldCharType="begin"/>
      </w:r>
      <w:r w:rsidR="001D35BF" w:rsidRPr="00355DF6">
        <w:rPr>
          <w:lang w:val="en-US"/>
          <w:rPrChange w:id="25" w:author="Bernd  JAGLA" w:date="2026-07-10T10:37:00Z" w16du:dateUtc="2026-07-10T08:37:00Z">
            <w:rPr/>
          </w:rPrChange>
        </w:rPr>
        <w:instrText>HYPERLINK "https://doi.org/10.5281/zenodo.20933199"</w:instrText>
      </w:r>
      <w:r w:rsidR="001D35BF">
        <w:fldChar w:fldCharType="separate"/>
      </w:r>
      <w:r w:rsidR="001D35BF" w:rsidRPr="008B3104">
        <w:rPr>
          <w:rStyle w:val="Hyperlink"/>
          <w:rFonts w:ascii="Times New Roman" w:hAnsi="Times New Roman"/>
          <w:sz w:val="24"/>
          <w:szCs w:val="24"/>
          <w:lang w:val="en-FR"/>
        </w:rPr>
        <w:t>https://doi.org/10.5281/zenodo.20933199</w:t>
      </w:r>
      <w:r w:rsidR="001D35BF">
        <w:fldChar w:fldCharType="end"/>
      </w:r>
      <w:r w:rsidR="001D35BF" w:rsidRPr="008B3104">
        <w:rPr>
          <w:rFonts w:ascii="Times New Roman" w:hAnsi="Times New Roman"/>
          <w:sz w:val="24"/>
          <w:szCs w:val="24"/>
          <w:lang w:val="en-FR"/>
        </w:rPr>
        <w:t>.</w:t>
      </w:r>
    </w:p>
    <w:p w14:paraId="6A5B86C1" w14:textId="77777777" w:rsidR="001D35BF" w:rsidRPr="008B3104" w:rsidRDefault="001D35BF" w:rsidP="007A021B">
      <w:pPr>
        <w:rPr>
          <w:rFonts w:ascii="Times New Roman" w:hAnsi="Times New Roman"/>
          <w:sz w:val="24"/>
          <w:szCs w:val="24"/>
          <w:lang w:val="en-FR"/>
        </w:rPr>
      </w:pPr>
    </w:p>
    <w:p w14:paraId="297DFBA9" w14:textId="3DE406C2" w:rsidR="009404F7" w:rsidRDefault="007A021B" w:rsidP="009404F7">
      <w:pPr>
        <w:rPr>
          <w:rFonts w:ascii="Times New Roman" w:hAnsi="Times New Roman"/>
          <w:sz w:val="24"/>
          <w:szCs w:val="24"/>
          <w:lang w:val="en-FR"/>
        </w:rPr>
      </w:pPr>
      <w:r w:rsidRPr="008B3104">
        <w:rPr>
          <w:rFonts w:ascii="Times New Roman" w:hAnsi="Times New Roman"/>
          <w:b/>
          <w:bCs/>
          <w:sz w:val="24"/>
          <w:szCs w:val="24"/>
          <w:lang w:val="en-FR"/>
        </w:rPr>
        <w:t>FlowJo v10</w:t>
      </w:r>
      <w:r w:rsidR="009404F7" w:rsidRPr="008B3104">
        <w:rPr>
          <w:rFonts w:ascii="Times New Roman" w:hAnsi="Times New Roman"/>
          <w:b/>
          <w:bCs/>
          <w:sz w:val="24"/>
          <w:szCs w:val="24"/>
          <w:lang w:val="en-FR"/>
        </w:rPr>
        <w:t xml:space="preserve"> export</w:t>
      </w:r>
      <w:r w:rsidRPr="008B3104">
        <w:rPr>
          <w:rFonts w:ascii="Times New Roman" w:hAnsi="Times New Roman"/>
          <w:sz w:val="24"/>
          <w:szCs w:val="24"/>
          <w:lang w:val="en-FR"/>
        </w:rPr>
        <w:t>.</w:t>
      </w:r>
      <w:r w:rsidR="00EE30F6" w:rsidRPr="008B3104">
        <w:rPr>
          <w:rFonts w:ascii="Times New Roman" w:hAnsi="Times New Roman"/>
          <w:sz w:val="24"/>
          <w:szCs w:val="24"/>
          <w:lang w:val="en-FR"/>
        </w:rPr>
        <w:t xml:space="preserve"> </w:t>
      </w:r>
      <w:r w:rsidR="00834ED1">
        <w:rPr>
          <w:rFonts w:ascii="Times New Roman" w:hAnsi="Times New Roman"/>
          <w:sz w:val="24"/>
          <w:szCs w:val="24"/>
          <w:lang w:val="en-FR"/>
        </w:rPr>
        <w:t>All</w:t>
      </w:r>
      <w:r w:rsidR="00834ED1" w:rsidRPr="00834ED1">
        <w:rPr>
          <w:rFonts w:ascii="Times New Roman" w:hAnsi="Times New Roman"/>
          <w:sz w:val="24"/>
          <w:szCs w:val="24"/>
          <w:lang w:val="en-FR"/>
        </w:rPr>
        <w:t xml:space="preserve"> gate types </w:t>
      </w:r>
      <w:r w:rsidR="00834ED1">
        <w:rPr>
          <w:rFonts w:ascii="Times New Roman" w:hAnsi="Times New Roman"/>
          <w:sz w:val="24"/>
          <w:szCs w:val="24"/>
          <w:lang w:val="en-FR"/>
        </w:rPr>
        <w:t>(</w:t>
      </w:r>
      <w:r w:rsidR="00834ED1" w:rsidRPr="00834ED1">
        <w:rPr>
          <w:rFonts w:ascii="Times New Roman" w:hAnsi="Times New Roman"/>
          <w:sz w:val="24"/>
          <w:szCs w:val="24"/>
          <w:lang w:val="en-FR"/>
        </w:rPr>
        <w:t xml:space="preserve">rectangle, polygon, </w:t>
      </w:r>
      <w:r w:rsidR="00834ED1">
        <w:rPr>
          <w:rFonts w:ascii="Times New Roman" w:hAnsi="Times New Roman"/>
          <w:sz w:val="24"/>
          <w:szCs w:val="24"/>
          <w:lang w:val="en-FR"/>
        </w:rPr>
        <w:t xml:space="preserve">boolean, </w:t>
      </w:r>
      <w:r w:rsidR="00834ED1" w:rsidRPr="00834ED1">
        <w:rPr>
          <w:rFonts w:ascii="Times New Roman" w:hAnsi="Times New Roman"/>
          <w:sz w:val="24"/>
          <w:szCs w:val="24"/>
          <w:lang w:val="en-FR"/>
        </w:rPr>
        <w:t>and ellipse</w:t>
      </w:r>
      <w:r w:rsidR="00834ED1">
        <w:rPr>
          <w:rFonts w:ascii="Times New Roman" w:hAnsi="Times New Roman"/>
          <w:sz w:val="24"/>
          <w:szCs w:val="24"/>
          <w:lang w:val="en-FR"/>
        </w:rPr>
        <w:t>)</w:t>
      </w:r>
      <w:r w:rsidR="00834ED1" w:rsidRPr="00834ED1">
        <w:rPr>
          <w:rFonts w:ascii="Times New Roman" w:hAnsi="Times New Roman"/>
          <w:sz w:val="24"/>
          <w:szCs w:val="24"/>
          <w:lang w:val="en-FR"/>
        </w:rPr>
        <w:t xml:space="preserve"> FlowJo v10 reproduced R-derived counts with high fidelity across all tests. Rectangle and range gates showed exact agreement in every case. The small count differences that did appear (at most 14 cells, confined to polygon and ellipse gates) arise because cells that fall very close to a gate boundary line may be counted as inside or outside depending on how each program handles that exact boundary value; the gate itself is in the right place. This was confirmed by extracting gate coordinates directly from the exported file: boundary coordinates matched the R definitions exactly across all axis transformation types tested. To put the 14-cell maximum in perspective: a biologist redrawing the same gate by hand on two separate occasions would typically shift far more cells than this.</w:t>
      </w:r>
    </w:p>
    <w:p w14:paraId="654AE70D" w14:textId="77777777" w:rsidR="00834ED1" w:rsidRPr="008B3104" w:rsidRDefault="00834ED1" w:rsidP="009404F7">
      <w:pPr>
        <w:rPr>
          <w:rFonts w:ascii="Times New Roman" w:hAnsi="Times New Roman"/>
          <w:sz w:val="24"/>
          <w:szCs w:val="24"/>
          <w:lang w:val="en-FR"/>
        </w:rPr>
      </w:pPr>
    </w:p>
    <w:p w14:paraId="04DE7010" w14:textId="17D1929C" w:rsidR="007A021B" w:rsidRPr="008B3104" w:rsidRDefault="009404F7" w:rsidP="009404F7">
      <w:pPr>
        <w:rPr>
          <w:rFonts w:ascii="Times New Roman" w:hAnsi="Times New Roman"/>
          <w:sz w:val="24"/>
          <w:szCs w:val="24"/>
          <w:lang w:val="en-FR"/>
        </w:rPr>
      </w:pPr>
      <w:r w:rsidRPr="008B3104">
        <w:rPr>
          <w:rFonts w:ascii="Times New Roman" w:hAnsi="Times New Roman"/>
          <w:sz w:val="24"/>
          <w:szCs w:val="24"/>
          <w:lang w:val="en-FR"/>
        </w:rPr>
        <w:t>In Test 14 all 12 populations on compensated fluorescence channels, including NK cells, B cells, T cell subsets, and CD4/CD8 populations, were reproduced with identical counts. The three scatter-channel populations differed by at most 10 cells (0.05%). The exact reproduction of fluorescence-channel counts is itself evidence that the compensation matrix was correctly transferred: obtaining the same cell counts after compensation in two different programs requires that both apply exactly the same spillover values. This was confirmed directly by comparing the exported compensation matrix entry by entry against the original.</w:t>
      </w:r>
    </w:p>
    <w:p w14:paraId="647DC2D8" w14:textId="77777777" w:rsidR="007A021B" w:rsidRPr="008B3104" w:rsidRDefault="007A021B" w:rsidP="007A021B">
      <w:pPr>
        <w:rPr>
          <w:rFonts w:ascii="Times New Roman" w:hAnsi="Times New Roman"/>
          <w:sz w:val="24"/>
          <w:szCs w:val="24"/>
          <w:lang w:val="en-FR"/>
        </w:rPr>
      </w:pPr>
    </w:p>
    <w:p w14:paraId="2EC1A761" w14:textId="1BE0F1F7" w:rsidR="007A021B" w:rsidRPr="008B3104" w:rsidRDefault="007A021B" w:rsidP="007A021B">
      <w:pPr>
        <w:rPr>
          <w:rFonts w:ascii="Times New Roman" w:hAnsi="Times New Roman"/>
          <w:sz w:val="24"/>
          <w:szCs w:val="24"/>
          <w:lang w:val="en-FR"/>
        </w:rPr>
      </w:pPr>
      <w:r w:rsidRPr="008B3104">
        <w:rPr>
          <w:rFonts w:ascii="Times New Roman" w:hAnsi="Times New Roman"/>
          <w:b/>
          <w:bCs/>
          <w:sz w:val="24"/>
          <w:szCs w:val="24"/>
          <w:lang w:val="en-FR"/>
        </w:rPr>
        <w:t>FlowJo v11</w:t>
      </w:r>
      <w:r w:rsidR="00953A7A" w:rsidRPr="008B3104">
        <w:rPr>
          <w:rFonts w:ascii="Times New Roman" w:hAnsi="Times New Roman"/>
          <w:b/>
          <w:bCs/>
          <w:sz w:val="24"/>
          <w:szCs w:val="24"/>
          <w:lang w:val="en-FR"/>
        </w:rPr>
        <w:t xml:space="preserve"> import</w:t>
      </w:r>
      <w:r w:rsidRPr="008B3104">
        <w:rPr>
          <w:rFonts w:ascii="Times New Roman" w:hAnsi="Times New Roman"/>
          <w:sz w:val="24"/>
          <w:szCs w:val="24"/>
          <w:lang w:val="en-FR"/>
        </w:rPr>
        <w:t xml:space="preserve">. </w:t>
      </w:r>
      <w:r w:rsidR="00BF3C2D" w:rsidRPr="008B3104">
        <w:rPr>
          <w:rFonts w:ascii="Times New Roman" w:hAnsi="Times New Roman"/>
          <w:sz w:val="24"/>
          <w:szCs w:val="24"/>
          <w:lang w:val="en-FR"/>
        </w:rPr>
        <w:t>Two systematic FlowJo v11 import failures restricted the populations available for count comparison. Some b</w:t>
      </w:r>
      <w:r w:rsidR="00953A7A" w:rsidRPr="008B3104">
        <w:rPr>
          <w:rFonts w:ascii="Times New Roman" w:hAnsi="Times New Roman"/>
          <w:sz w:val="24"/>
          <w:szCs w:val="24"/>
          <w:lang w:val="en-FR"/>
        </w:rPr>
        <w:t xml:space="preserve">oolean gates and gates on arcsinh-transformed axes were silently dropped or incorrectly rendered when FlowJo v11 read the </w:t>
      </w:r>
      <w:r w:rsidR="00610E92" w:rsidRPr="008B3104">
        <w:rPr>
          <w:rFonts w:ascii="Times New Roman" w:hAnsi="Times New Roman"/>
          <w:sz w:val="24"/>
          <w:szCs w:val="24"/>
          <w:lang w:val="en-FR"/>
        </w:rPr>
        <w:t>v10 workspace</w:t>
      </w:r>
      <w:r w:rsidR="00953A7A" w:rsidRPr="008B3104">
        <w:rPr>
          <w:rFonts w:ascii="Times New Roman" w:hAnsi="Times New Roman"/>
          <w:sz w:val="24"/>
          <w:szCs w:val="24"/>
          <w:lang w:val="en-FR"/>
        </w:rPr>
        <w:t xml:space="preserve"> file</w:t>
      </w:r>
      <w:r w:rsidR="00610E92" w:rsidRPr="008B3104">
        <w:rPr>
          <w:rFonts w:ascii="Times New Roman" w:hAnsi="Times New Roman"/>
          <w:sz w:val="24"/>
          <w:szCs w:val="24"/>
          <w:lang w:val="en-FR"/>
        </w:rPr>
        <w:t>s</w:t>
      </w:r>
      <w:r w:rsidR="00953A7A" w:rsidRPr="008B3104">
        <w:rPr>
          <w:rFonts w:ascii="Times New Roman" w:hAnsi="Times New Roman"/>
          <w:sz w:val="24"/>
          <w:szCs w:val="24"/>
          <w:lang w:val="en-FR"/>
        </w:rPr>
        <w:t xml:space="preserve">; the same file opened without error in FlowJo v10, confirming the export is structurally correct. </w:t>
      </w:r>
      <w:r w:rsidR="00BF3C2D" w:rsidRPr="008B3104">
        <w:rPr>
          <w:rFonts w:ascii="Times New Roman" w:hAnsi="Times New Roman"/>
          <w:sz w:val="24"/>
          <w:szCs w:val="24"/>
          <w:lang w:val="en-FR"/>
        </w:rPr>
        <w:t>For rectangle and range gates on linear</w:t>
      </w:r>
      <w:r w:rsidR="00E43E38" w:rsidRPr="008B3104">
        <w:rPr>
          <w:rFonts w:ascii="Times New Roman" w:hAnsi="Times New Roman"/>
          <w:sz w:val="24"/>
          <w:szCs w:val="24"/>
          <w:lang w:val="en-FR"/>
        </w:rPr>
        <w:t xml:space="preserve">, log, and </w:t>
      </w:r>
      <w:r w:rsidR="00BF3C2D" w:rsidRPr="008B3104">
        <w:rPr>
          <w:rFonts w:ascii="Times New Roman" w:hAnsi="Times New Roman"/>
          <w:sz w:val="24"/>
          <w:szCs w:val="24"/>
          <w:lang w:val="en-FR"/>
        </w:rPr>
        <w:t xml:space="preserve">biexponential </w:t>
      </w:r>
      <w:r w:rsidR="00E43E38" w:rsidRPr="008B3104">
        <w:rPr>
          <w:rFonts w:ascii="Times New Roman" w:hAnsi="Times New Roman"/>
          <w:sz w:val="24"/>
          <w:szCs w:val="24"/>
          <w:lang w:val="en-FR"/>
        </w:rPr>
        <w:t xml:space="preserve">R-derived counts reproduced </w:t>
      </w:r>
      <w:r w:rsidR="00BF3C2D" w:rsidRPr="008B3104">
        <w:rPr>
          <w:rFonts w:ascii="Times New Roman" w:hAnsi="Times New Roman"/>
          <w:sz w:val="24"/>
          <w:szCs w:val="24"/>
          <w:lang w:val="en-FR"/>
        </w:rPr>
        <w:t xml:space="preserve">FlowJo v11 reliably. Where discrepancies appeared, they were confined to polygon and ellipse gates, reflecting differences in how FlowJo v11 renders these shapes when reading v10-format coordinates rather than errors in the gate definitions themselves. Full per-population data are in </w:t>
      </w:r>
      <w:r w:rsidR="00BF3C2D" w:rsidRPr="00834ED1">
        <w:rPr>
          <w:rFonts w:ascii="Times New Roman" w:hAnsi="Times New Roman"/>
          <w:color w:val="C00000"/>
          <w:sz w:val="24"/>
          <w:szCs w:val="24"/>
          <w:lang w:val="en-FR"/>
        </w:rPr>
        <w:t>Appendix B, Table B1</w:t>
      </w:r>
      <w:r w:rsidR="00BF3C2D" w:rsidRPr="008B3104">
        <w:rPr>
          <w:rFonts w:ascii="Times New Roman" w:hAnsi="Times New Roman"/>
          <w:sz w:val="24"/>
          <w:szCs w:val="24"/>
          <w:lang w:val="en-FR"/>
        </w:rPr>
        <w:t>.</w:t>
      </w:r>
    </w:p>
    <w:p w14:paraId="028682BB" w14:textId="77777777" w:rsidR="00BF3C2D" w:rsidRPr="008B3104" w:rsidRDefault="00BF3C2D" w:rsidP="007A021B">
      <w:pPr>
        <w:rPr>
          <w:rFonts w:ascii="Times New Roman" w:hAnsi="Times New Roman"/>
          <w:lang w:val="en-FR"/>
        </w:rPr>
      </w:pPr>
    </w:p>
    <w:p w14:paraId="28154F83" w14:textId="2DE6F9AD" w:rsidR="00E43E38" w:rsidRPr="008B3104" w:rsidRDefault="00E43E38" w:rsidP="007A021B">
      <w:pPr>
        <w:rPr>
          <w:rFonts w:ascii="Times New Roman" w:hAnsi="Times New Roman"/>
          <w:lang w:val="en-US"/>
        </w:rPr>
      </w:pPr>
      <w:r w:rsidRPr="008B3104">
        <w:rPr>
          <w:rFonts w:ascii="Times New Roman" w:hAnsi="Times New Roman"/>
          <w:lang w:val="en-US"/>
        </w:rPr>
        <w:t>Table 1. Export validation summary by gate type.</w:t>
      </w:r>
    </w:p>
    <w:p w14:paraId="0BDED984" w14:textId="77777777" w:rsidR="00E43E38" w:rsidRPr="008B3104" w:rsidRDefault="00E43E38" w:rsidP="007A021B">
      <w:pPr>
        <w:rPr>
          <w:rFonts w:ascii="Times New Roman" w:hAnsi="Times New Roman"/>
          <w:lang w:val="en-US"/>
        </w:rPr>
      </w:pPr>
    </w:p>
    <w:tbl>
      <w:tblPr>
        <w:tblStyle w:val="PlainTable3"/>
        <w:tblW w:w="0" w:type="auto"/>
        <w:tblLook w:val="04A0" w:firstRow="1" w:lastRow="0" w:firstColumn="1" w:lastColumn="0" w:noHBand="0" w:noVBand="1"/>
      </w:tblPr>
      <w:tblGrid>
        <w:gridCol w:w="2660"/>
        <w:gridCol w:w="3036"/>
        <w:gridCol w:w="3376"/>
      </w:tblGrid>
      <w:tr w:rsidR="00E43E38" w:rsidRPr="008B3104" w14:paraId="42367A6C" w14:textId="77777777" w:rsidTr="00E43E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076385AC" w14:textId="7C6A7703" w:rsidR="00E43E38" w:rsidRPr="008B3104" w:rsidRDefault="00E43E38" w:rsidP="00E43E38">
            <w:pPr>
              <w:rPr>
                <w:rFonts w:ascii="Times New Roman" w:hAnsi="Times New Roman"/>
                <w:lang w:val="en-FR"/>
              </w:rPr>
            </w:pPr>
            <w:r w:rsidRPr="008B3104">
              <w:rPr>
                <w:rFonts w:ascii="Times New Roman" w:hAnsi="Times New Roman"/>
              </w:rPr>
              <w:t>Gate type</w:t>
            </w:r>
          </w:p>
        </w:tc>
        <w:tc>
          <w:tcPr>
            <w:tcW w:w="0" w:type="auto"/>
          </w:tcPr>
          <w:p w14:paraId="100BBFB9" w14:textId="1B64B1AB" w:rsidR="00E43E38" w:rsidRPr="008B3104" w:rsidRDefault="00E43E38" w:rsidP="00E43E38">
            <w:pPr>
              <w:cnfStyle w:val="100000000000" w:firstRow="1" w:lastRow="0" w:firstColumn="0" w:lastColumn="0" w:oddVBand="0" w:evenVBand="0" w:oddHBand="0" w:evenHBand="0" w:firstRowFirstColumn="0" w:firstRowLastColumn="0" w:lastRowFirstColumn="0" w:lastRowLastColumn="0"/>
              <w:rPr>
                <w:rFonts w:ascii="Times New Roman" w:hAnsi="Times New Roman"/>
                <w:lang w:val="en-FR"/>
              </w:rPr>
            </w:pPr>
            <w:r w:rsidRPr="008B3104">
              <w:rPr>
                <w:rFonts w:ascii="Times New Roman" w:hAnsi="Times New Roman"/>
              </w:rPr>
              <w:t>FJ10 export</w:t>
            </w:r>
          </w:p>
        </w:tc>
        <w:tc>
          <w:tcPr>
            <w:tcW w:w="0" w:type="auto"/>
          </w:tcPr>
          <w:p w14:paraId="2DC6E470" w14:textId="01009F1A" w:rsidR="00E43E38" w:rsidRPr="008B3104" w:rsidRDefault="00E43E38" w:rsidP="00E43E38">
            <w:pPr>
              <w:cnfStyle w:val="100000000000" w:firstRow="1" w:lastRow="0" w:firstColumn="0" w:lastColumn="0" w:oddVBand="0" w:evenVBand="0" w:oddHBand="0" w:evenHBand="0" w:firstRowFirstColumn="0" w:firstRowLastColumn="0" w:lastRowFirstColumn="0" w:lastRowLastColumn="0"/>
              <w:rPr>
                <w:rFonts w:ascii="Times New Roman" w:hAnsi="Times New Roman"/>
                <w:lang w:val="en-FR"/>
              </w:rPr>
            </w:pPr>
            <w:r w:rsidRPr="008B3104">
              <w:rPr>
                <w:rFonts w:ascii="Times New Roman" w:hAnsi="Times New Roman"/>
              </w:rPr>
              <w:t>FJ11 import</w:t>
            </w:r>
          </w:p>
        </w:tc>
      </w:tr>
      <w:tr w:rsidR="00E43E38" w:rsidRPr="008B3104" w14:paraId="2D87231A" w14:textId="77777777" w:rsidTr="00E43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0363FE" w14:textId="0FE461D8" w:rsidR="00E43E38" w:rsidRPr="008B3104" w:rsidRDefault="00E43E38" w:rsidP="00E43E38">
            <w:pPr>
              <w:rPr>
                <w:rFonts w:ascii="Times New Roman" w:hAnsi="Times New Roman"/>
                <w:b w:val="0"/>
                <w:bCs w:val="0"/>
                <w:lang w:val="en-FR"/>
              </w:rPr>
            </w:pPr>
            <w:r w:rsidRPr="008B3104">
              <w:rPr>
                <w:rFonts w:ascii="Times New Roman" w:hAnsi="Times New Roman"/>
                <w:b w:val="0"/>
                <w:bCs w:val="0"/>
              </w:rPr>
              <w:t>Rectangle / Range</w:t>
            </w:r>
          </w:p>
        </w:tc>
        <w:tc>
          <w:tcPr>
            <w:tcW w:w="0" w:type="auto"/>
          </w:tcPr>
          <w:p w14:paraId="001FCA30" w14:textId="478A5431" w:rsidR="00E43E38" w:rsidRPr="008B3104" w:rsidRDefault="00E43E38" w:rsidP="00E43E38">
            <w:pPr>
              <w:cnfStyle w:val="000000100000" w:firstRow="0" w:lastRow="0" w:firstColumn="0" w:lastColumn="0" w:oddVBand="0" w:evenVBand="0" w:oddHBand="1" w:evenHBand="0" w:firstRowFirstColumn="0" w:firstRowLastColumn="0" w:lastRowFirstColumn="0" w:lastRowLastColumn="0"/>
              <w:rPr>
                <w:rFonts w:ascii="Times New Roman" w:hAnsi="Times New Roman"/>
                <w:lang w:val="en-FR"/>
              </w:rPr>
            </w:pPr>
            <w:r w:rsidRPr="008B3104">
              <w:rPr>
                <w:rFonts w:ascii="Times New Roman" w:hAnsi="Times New Roman"/>
                <w:lang w:val="en-US"/>
              </w:rPr>
              <w:t>Exact agreement in all cases</w:t>
            </w:r>
          </w:p>
        </w:tc>
        <w:tc>
          <w:tcPr>
            <w:tcW w:w="0" w:type="auto"/>
          </w:tcPr>
          <w:p w14:paraId="5E9C4EC7" w14:textId="20CCAE09" w:rsidR="00E43E38" w:rsidRPr="008B3104" w:rsidRDefault="00E43E38" w:rsidP="00E43E38">
            <w:pPr>
              <w:cnfStyle w:val="000000100000" w:firstRow="0" w:lastRow="0" w:firstColumn="0" w:lastColumn="0" w:oddVBand="0" w:evenVBand="0" w:oddHBand="1" w:evenHBand="0" w:firstRowFirstColumn="0" w:firstRowLastColumn="0" w:lastRowFirstColumn="0" w:lastRowLastColumn="0"/>
              <w:rPr>
                <w:rFonts w:ascii="Times New Roman" w:hAnsi="Times New Roman"/>
                <w:lang w:val="en-FR"/>
              </w:rPr>
            </w:pPr>
            <w:r w:rsidRPr="008B3104">
              <w:rPr>
                <w:rFonts w:ascii="Times New Roman" w:hAnsi="Times New Roman"/>
              </w:rPr>
              <w:t>Reliable</w:t>
            </w:r>
          </w:p>
        </w:tc>
      </w:tr>
      <w:tr w:rsidR="00E43E38" w:rsidRPr="00355DF6" w14:paraId="00570BC0" w14:textId="77777777" w:rsidTr="00E43E38">
        <w:tc>
          <w:tcPr>
            <w:cnfStyle w:val="001000000000" w:firstRow="0" w:lastRow="0" w:firstColumn="1" w:lastColumn="0" w:oddVBand="0" w:evenVBand="0" w:oddHBand="0" w:evenHBand="0" w:firstRowFirstColumn="0" w:firstRowLastColumn="0" w:lastRowFirstColumn="0" w:lastRowLastColumn="0"/>
            <w:tcW w:w="0" w:type="auto"/>
          </w:tcPr>
          <w:p w14:paraId="345A7982" w14:textId="673D6369" w:rsidR="00E43E38" w:rsidRPr="008B3104" w:rsidRDefault="00E43E38" w:rsidP="00E43E38">
            <w:pPr>
              <w:rPr>
                <w:rFonts w:ascii="Times New Roman" w:hAnsi="Times New Roman"/>
                <w:b w:val="0"/>
                <w:bCs w:val="0"/>
                <w:lang w:val="en-FR"/>
              </w:rPr>
            </w:pPr>
            <w:r w:rsidRPr="008B3104">
              <w:rPr>
                <w:rFonts w:ascii="Times New Roman" w:hAnsi="Times New Roman"/>
                <w:b w:val="0"/>
                <w:bCs w:val="0"/>
              </w:rPr>
              <w:t>Polygon</w:t>
            </w:r>
          </w:p>
        </w:tc>
        <w:tc>
          <w:tcPr>
            <w:tcW w:w="0" w:type="auto"/>
          </w:tcPr>
          <w:p w14:paraId="0DF43AA2" w14:textId="391BB2AC" w:rsidR="00E43E38" w:rsidRPr="008B3104" w:rsidRDefault="00E43E38" w:rsidP="00E43E38">
            <w:pPr>
              <w:cnfStyle w:val="000000000000" w:firstRow="0" w:lastRow="0" w:firstColumn="0" w:lastColumn="0" w:oddVBand="0" w:evenVBand="0" w:oddHBand="0" w:evenHBand="0" w:firstRowFirstColumn="0" w:firstRowLastColumn="0" w:lastRowFirstColumn="0" w:lastRowLastColumn="0"/>
              <w:rPr>
                <w:rFonts w:ascii="Times New Roman" w:hAnsi="Times New Roman"/>
                <w:lang w:val="en-FR"/>
              </w:rPr>
            </w:pPr>
            <w:r w:rsidRPr="008B3104">
              <w:rPr>
                <w:rFonts w:ascii="Times New Roman" w:hAnsi="Times New Roman"/>
              </w:rPr>
              <w:t>≤14-cell boundary effect</w:t>
            </w:r>
          </w:p>
        </w:tc>
        <w:tc>
          <w:tcPr>
            <w:tcW w:w="0" w:type="auto"/>
          </w:tcPr>
          <w:p w14:paraId="6D7A1A7C" w14:textId="76A2502A" w:rsidR="00E43E38" w:rsidRPr="008B3104" w:rsidRDefault="00E43E38" w:rsidP="00E43E38">
            <w:pPr>
              <w:cnfStyle w:val="000000000000" w:firstRow="0" w:lastRow="0" w:firstColumn="0" w:lastColumn="0" w:oddVBand="0" w:evenVBand="0" w:oddHBand="0" w:evenHBand="0" w:firstRowFirstColumn="0" w:firstRowLastColumn="0" w:lastRowFirstColumn="0" w:lastRowLastColumn="0"/>
              <w:rPr>
                <w:rFonts w:ascii="Times New Roman" w:hAnsi="Times New Roman"/>
                <w:lang w:val="en-FR"/>
              </w:rPr>
            </w:pPr>
            <w:r w:rsidRPr="008B3104">
              <w:rPr>
                <w:rFonts w:ascii="Times New Roman" w:hAnsi="Times New Roman"/>
                <w:lang w:val="en-US"/>
              </w:rPr>
              <w:t>Some shape differences; verify after import</w:t>
            </w:r>
          </w:p>
        </w:tc>
      </w:tr>
      <w:tr w:rsidR="00E43E38" w:rsidRPr="008B3104" w14:paraId="0672AB77" w14:textId="77777777" w:rsidTr="00E43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6A6C3D" w14:textId="4BEA59BD" w:rsidR="00E43E38" w:rsidRPr="008B3104" w:rsidRDefault="00E43E38" w:rsidP="00E43E38">
            <w:pPr>
              <w:rPr>
                <w:rFonts w:ascii="Times New Roman" w:hAnsi="Times New Roman"/>
                <w:b w:val="0"/>
                <w:bCs w:val="0"/>
                <w:lang w:val="en-FR"/>
              </w:rPr>
            </w:pPr>
            <w:r w:rsidRPr="008B3104">
              <w:rPr>
                <w:rFonts w:ascii="Times New Roman" w:hAnsi="Times New Roman"/>
                <w:b w:val="0"/>
                <w:bCs w:val="0"/>
              </w:rPr>
              <w:t>Ellipse</w:t>
            </w:r>
          </w:p>
        </w:tc>
        <w:tc>
          <w:tcPr>
            <w:tcW w:w="0" w:type="auto"/>
          </w:tcPr>
          <w:p w14:paraId="5BC72F6F" w14:textId="78817283" w:rsidR="00E43E38" w:rsidRPr="008B3104" w:rsidRDefault="00E43E38" w:rsidP="00E43E38">
            <w:pPr>
              <w:cnfStyle w:val="000000100000" w:firstRow="0" w:lastRow="0" w:firstColumn="0" w:lastColumn="0" w:oddVBand="0" w:evenVBand="0" w:oddHBand="1" w:evenHBand="0" w:firstRowFirstColumn="0" w:firstRowLastColumn="0" w:lastRowFirstColumn="0" w:lastRowLastColumn="0"/>
              <w:rPr>
                <w:rFonts w:ascii="Times New Roman" w:hAnsi="Times New Roman"/>
                <w:lang w:val="en-FR"/>
              </w:rPr>
            </w:pPr>
            <w:r w:rsidRPr="008B3104">
              <w:rPr>
                <w:rFonts w:ascii="Times New Roman" w:hAnsi="Times New Roman"/>
              </w:rPr>
              <w:t>Minor coordinate drift (expected)</w:t>
            </w:r>
          </w:p>
        </w:tc>
        <w:tc>
          <w:tcPr>
            <w:tcW w:w="0" w:type="auto"/>
          </w:tcPr>
          <w:p w14:paraId="0373A44C" w14:textId="1912F70A" w:rsidR="00E43E38" w:rsidRPr="008B3104" w:rsidRDefault="00E43E38" w:rsidP="00E43E38">
            <w:pPr>
              <w:cnfStyle w:val="000000100000" w:firstRow="0" w:lastRow="0" w:firstColumn="0" w:lastColumn="0" w:oddVBand="0" w:evenVBand="0" w:oddHBand="1" w:evenHBand="0" w:firstRowFirstColumn="0" w:firstRowLastColumn="0" w:lastRowFirstColumn="0" w:lastRowLastColumn="0"/>
              <w:rPr>
                <w:rFonts w:ascii="Times New Roman" w:hAnsi="Times New Roman"/>
                <w:lang w:val="en-FR"/>
              </w:rPr>
            </w:pPr>
            <w:r w:rsidRPr="008B3104">
              <w:rPr>
                <w:rFonts w:ascii="Times New Roman" w:hAnsi="Times New Roman"/>
              </w:rPr>
              <w:t>Additional shape differences</w:t>
            </w:r>
          </w:p>
        </w:tc>
      </w:tr>
      <w:tr w:rsidR="00E43E38" w:rsidRPr="008B3104" w14:paraId="25AC0A81" w14:textId="77777777" w:rsidTr="00E43E38">
        <w:tc>
          <w:tcPr>
            <w:cnfStyle w:val="001000000000" w:firstRow="0" w:lastRow="0" w:firstColumn="1" w:lastColumn="0" w:oddVBand="0" w:evenVBand="0" w:oddHBand="0" w:evenHBand="0" w:firstRowFirstColumn="0" w:firstRowLastColumn="0" w:lastRowFirstColumn="0" w:lastRowLastColumn="0"/>
            <w:tcW w:w="0" w:type="auto"/>
          </w:tcPr>
          <w:p w14:paraId="78289C04" w14:textId="079C003F" w:rsidR="00E43E38" w:rsidRPr="008B3104" w:rsidRDefault="00E43E38" w:rsidP="00E43E38">
            <w:pPr>
              <w:rPr>
                <w:rFonts w:ascii="Times New Roman" w:hAnsi="Times New Roman"/>
                <w:b w:val="0"/>
                <w:bCs w:val="0"/>
                <w:lang w:val="en-FR"/>
              </w:rPr>
            </w:pPr>
            <w:r w:rsidRPr="008B3104">
              <w:rPr>
                <w:rFonts w:ascii="Times New Roman" w:hAnsi="Times New Roman"/>
                <w:b w:val="0"/>
                <w:bCs w:val="0"/>
              </w:rPr>
              <w:t>Boolean (AND / OR / NOT)</w:t>
            </w:r>
          </w:p>
        </w:tc>
        <w:tc>
          <w:tcPr>
            <w:tcW w:w="0" w:type="auto"/>
          </w:tcPr>
          <w:p w14:paraId="48F6309A" w14:textId="06C21A8D" w:rsidR="00E43E38" w:rsidRPr="008B3104" w:rsidRDefault="00E43E38" w:rsidP="00E43E38">
            <w:pPr>
              <w:cnfStyle w:val="000000000000" w:firstRow="0" w:lastRow="0" w:firstColumn="0" w:lastColumn="0" w:oddVBand="0" w:evenVBand="0" w:oddHBand="0" w:evenHBand="0" w:firstRowFirstColumn="0" w:firstRowLastColumn="0" w:lastRowFirstColumn="0" w:lastRowLastColumn="0"/>
              <w:rPr>
                <w:rFonts w:ascii="Times New Roman" w:hAnsi="Times New Roman"/>
                <w:lang w:val="en-FR"/>
              </w:rPr>
            </w:pPr>
            <w:r w:rsidRPr="008B3104">
              <w:rPr>
                <w:rFonts w:ascii="Times New Roman" w:hAnsi="Times New Roman"/>
              </w:rPr>
              <w:t>Exact agreement</w:t>
            </w:r>
          </w:p>
        </w:tc>
        <w:tc>
          <w:tcPr>
            <w:tcW w:w="0" w:type="auto"/>
          </w:tcPr>
          <w:p w14:paraId="27B3540C" w14:textId="2A418AC6" w:rsidR="00E43E38" w:rsidRPr="008B3104" w:rsidRDefault="00E43E38" w:rsidP="00E43E38">
            <w:pPr>
              <w:cnfStyle w:val="000000000000" w:firstRow="0" w:lastRow="0" w:firstColumn="0" w:lastColumn="0" w:oddVBand="0" w:evenVBand="0" w:oddHBand="0" w:evenHBand="0" w:firstRowFirstColumn="0" w:firstRowLastColumn="0" w:lastRowFirstColumn="0" w:lastRowLastColumn="0"/>
              <w:rPr>
                <w:rFonts w:ascii="Times New Roman" w:hAnsi="Times New Roman"/>
                <w:lang w:val="en-FR"/>
              </w:rPr>
            </w:pPr>
            <w:r w:rsidRPr="008B3104">
              <w:rPr>
                <w:rFonts w:ascii="Times New Roman" w:hAnsi="Times New Roman"/>
                <w:lang w:val="en-US"/>
              </w:rPr>
              <w:t>Exact, if supported</w:t>
            </w:r>
          </w:p>
        </w:tc>
      </w:tr>
      <w:tr w:rsidR="00E43E38" w:rsidRPr="008B3104" w14:paraId="5AF96A40" w14:textId="77777777" w:rsidTr="00E43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1BCEE7" w14:textId="7D769337" w:rsidR="00E43E38" w:rsidRPr="008B3104" w:rsidRDefault="00E43E38" w:rsidP="00E43E38">
            <w:pPr>
              <w:rPr>
                <w:rFonts w:ascii="Times New Roman" w:hAnsi="Times New Roman"/>
                <w:b w:val="0"/>
                <w:bCs w:val="0"/>
                <w:lang w:val="en-FR"/>
              </w:rPr>
            </w:pPr>
            <w:r w:rsidRPr="008B3104">
              <w:rPr>
                <w:rFonts w:ascii="Times New Roman" w:hAnsi="Times New Roman"/>
                <w:b w:val="0"/>
                <w:bCs w:val="0"/>
              </w:rPr>
              <w:t>Arcsinh-transformed</w:t>
            </w:r>
          </w:p>
        </w:tc>
        <w:tc>
          <w:tcPr>
            <w:tcW w:w="0" w:type="auto"/>
          </w:tcPr>
          <w:p w14:paraId="49DD5E2A" w14:textId="48FA8EDB" w:rsidR="00E43E38" w:rsidRPr="008B3104" w:rsidRDefault="00E43E38" w:rsidP="00E43E38">
            <w:pPr>
              <w:cnfStyle w:val="000000100000" w:firstRow="0" w:lastRow="0" w:firstColumn="0" w:lastColumn="0" w:oddVBand="0" w:evenVBand="0" w:oddHBand="1" w:evenHBand="0" w:firstRowFirstColumn="0" w:firstRowLastColumn="0" w:lastRowFirstColumn="0" w:lastRowLastColumn="0"/>
              <w:rPr>
                <w:rFonts w:ascii="Times New Roman" w:hAnsi="Times New Roman"/>
                <w:lang w:val="en-FR"/>
              </w:rPr>
            </w:pPr>
            <w:r w:rsidRPr="008B3104">
              <w:rPr>
                <w:rFonts w:ascii="Times New Roman" w:hAnsi="Times New Roman"/>
              </w:rPr>
              <w:t>Exact agreement</w:t>
            </w:r>
          </w:p>
        </w:tc>
        <w:tc>
          <w:tcPr>
            <w:tcW w:w="0" w:type="auto"/>
          </w:tcPr>
          <w:p w14:paraId="4C7260D3" w14:textId="576041AD" w:rsidR="00E43E38" w:rsidRPr="008B3104" w:rsidRDefault="00E43E38" w:rsidP="00E43E38">
            <w:pPr>
              <w:cnfStyle w:val="000000100000" w:firstRow="0" w:lastRow="0" w:firstColumn="0" w:lastColumn="0" w:oddVBand="0" w:evenVBand="0" w:oddHBand="1" w:evenHBand="0" w:firstRowFirstColumn="0" w:firstRowLastColumn="0" w:lastRowFirstColumn="0" w:lastRowLastColumn="0"/>
              <w:rPr>
                <w:rFonts w:ascii="Times New Roman" w:hAnsi="Times New Roman"/>
                <w:lang w:val="en-FR"/>
              </w:rPr>
            </w:pPr>
            <w:r w:rsidRPr="008B3104">
              <w:rPr>
                <w:rFonts w:ascii="Times New Roman" w:hAnsi="Times New Roman"/>
              </w:rPr>
              <w:t>Not supported</w:t>
            </w:r>
          </w:p>
        </w:tc>
      </w:tr>
      <w:tr w:rsidR="00E43E38" w:rsidRPr="00355DF6" w14:paraId="7A27A217" w14:textId="77777777" w:rsidTr="00E43E38">
        <w:tc>
          <w:tcPr>
            <w:cnfStyle w:val="001000000000" w:firstRow="0" w:lastRow="0" w:firstColumn="1" w:lastColumn="0" w:oddVBand="0" w:evenVBand="0" w:oddHBand="0" w:evenHBand="0" w:firstRowFirstColumn="0" w:firstRowLastColumn="0" w:lastRowFirstColumn="0" w:lastRowLastColumn="0"/>
            <w:tcW w:w="0" w:type="auto"/>
          </w:tcPr>
          <w:p w14:paraId="2D6DECCC" w14:textId="79B08E3A" w:rsidR="00E43E38" w:rsidRPr="008B3104" w:rsidRDefault="00E43E38" w:rsidP="00E43E38">
            <w:pPr>
              <w:rPr>
                <w:rFonts w:ascii="Times New Roman" w:hAnsi="Times New Roman"/>
                <w:b w:val="0"/>
                <w:bCs w:val="0"/>
                <w:lang w:val="en-FR"/>
              </w:rPr>
            </w:pPr>
            <w:r w:rsidRPr="008B3104">
              <w:rPr>
                <w:rFonts w:ascii="Times New Roman" w:hAnsi="Times New Roman"/>
                <w:b w:val="0"/>
                <w:bCs w:val="0"/>
              </w:rPr>
              <w:t>Compensation matrix</w:t>
            </w:r>
          </w:p>
        </w:tc>
        <w:tc>
          <w:tcPr>
            <w:tcW w:w="0" w:type="auto"/>
          </w:tcPr>
          <w:p w14:paraId="6D2215E3" w14:textId="054D3AFD" w:rsidR="00E43E38" w:rsidRPr="008B3104" w:rsidRDefault="00E43E38" w:rsidP="00E43E38">
            <w:pPr>
              <w:cnfStyle w:val="000000000000" w:firstRow="0" w:lastRow="0" w:firstColumn="0" w:lastColumn="0" w:oddVBand="0" w:evenVBand="0" w:oddHBand="0" w:evenHBand="0" w:firstRowFirstColumn="0" w:firstRowLastColumn="0" w:lastRowFirstColumn="0" w:lastRowLastColumn="0"/>
              <w:rPr>
                <w:rFonts w:ascii="Times New Roman" w:hAnsi="Times New Roman"/>
                <w:lang w:val="en-FR"/>
              </w:rPr>
            </w:pPr>
            <w:r w:rsidRPr="008B3104">
              <w:rPr>
                <w:rFonts w:ascii="Times New Roman" w:hAnsi="Times New Roman"/>
                <w:lang w:val="en-US"/>
              </w:rPr>
              <w:t>Confirmed: entry-by-entry match (Test 14)</w:t>
            </w:r>
          </w:p>
        </w:tc>
        <w:tc>
          <w:tcPr>
            <w:tcW w:w="0" w:type="auto"/>
          </w:tcPr>
          <w:p w14:paraId="4FAEA61E" w14:textId="1BE30BF1" w:rsidR="00E43E38" w:rsidRPr="008B3104" w:rsidRDefault="00E43E38" w:rsidP="00E43E38">
            <w:pP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8B3104">
              <w:rPr>
                <w:rFonts w:ascii="Times New Roman" w:hAnsi="Times New Roman"/>
                <w:lang w:val="en-US"/>
              </w:rPr>
              <w:t>Only compensation matrix from FCS supported</w:t>
            </w:r>
          </w:p>
        </w:tc>
      </w:tr>
    </w:tbl>
    <w:p w14:paraId="6D1D44EC" w14:textId="77777777" w:rsidR="00E43E38" w:rsidRPr="008B3104" w:rsidRDefault="00E43E38" w:rsidP="007A021B">
      <w:pPr>
        <w:rPr>
          <w:rFonts w:ascii="Times New Roman" w:hAnsi="Times New Roman"/>
          <w:lang w:val="en-FR"/>
        </w:rPr>
      </w:pPr>
    </w:p>
    <w:p w14:paraId="1E94F263" w14:textId="77777777" w:rsidR="00E43E38" w:rsidRPr="008B3104" w:rsidRDefault="00E43E38" w:rsidP="00E43E38">
      <w:pPr>
        <w:rPr>
          <w:rFonts w:ascii="Times New Roman" w:hAnsi="Times New Roman"/>
          <w:lang w:val="en-FR"/>
        </w:rPr>
      </w:pPr>
      <w:r w:rsidRPr="008B3104">
        <w:rPr>
          <w:rFonts w:ascii="Times New Roman" w:hAnsi="Times New Roman"/>
          <w:b/>
          <w:bCs/>
          <w:lang w:val="en-FR"/>
        </w:rPr>
        <w:t>Standards compliance</w:t>
      </w:r>
      <w:r w:rsidRPr="008B3104">
        <w:rPr>
          <w:rFonts w:ascii="Times New Roman" w:hAnsi="Times New Roman"/>
          <w:lang w:val="en-FR"/>
        </w:rPr>
        <w:t>. All 50 applicable Gating-ML 2.0 structural checks passed across the 13 test workspaces (Appendix C).</w:t>
      </w:r>
    </w:p>
    <w:p w14:paraId="532385A6" w14:textId="77777777" w:rsidR="00E43E38" w:rsidRPr="008B3104" w:rsidRDefault="00E43E38" w:rsidP="00E43E38">
      <w:pPr>
        <w:rPr>
          <w:rFonts w:ascii="Times New Roman" w:hAnsi="Times New Roman"/>
          <w:lang w:val="en-FR"/>
        </w:rPr>
      </w:pPr>
    </w:p>
    <w:p w14:paraId="28921750" w14:textId="3870EFA4" w:rsidR="0080169A" w:rsidRPr="0081532D" w:rsidRDefault="0080169A" w:rsidP="001F2645">
      <w:pPr>
        <w:rPr>
          <w:lang w:val="en-FR"/>
        </w:rPr>
      </w:pPr>
    </w:p>
    <w:bookmarkStart w:id="26" w:name="validation"/>
    <w:bookmarkStart w:id="27" w:name="standards-compliance"/>
    <w:bookmarkEnd w:id="19"/>
    <w:bookmarkEnd w:id="20"/>
    <w:p w14:paraId="532A8FCC" w14:textId="77777777" w:rsidR="008D041B" w:rsidRDefault="00402D89">
      <w:r>
        <w:pict w14:anchorId="0FEE22E7">
          <v:rect id="Horizontal Line 5" o:spid="_x0000_s205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16971D" w14:textId="5F1E464F" w:rsidR="007A021B" w:rsidRPr="007A021B" w:rsidRDefault="007A021B" w:rsidP="007A021B">
      <w:pPr>
        <w:pStyle w:val="Heading1"/>
      </w:pPr>
      <w:bookmarkStart w:id="28" w:name="discussion"/>
      <w:bookmarkStart w:id="29" w:name="future-directions"/>
      <w:bookmarkEnd w:id="26"/>
      <w:bookmarkEnd w:id="27"/>
      <w:r w:rsidRPr="007A021B">
        <w:t>Limitations</w:t>
      </w:r>
      <w:r w:rsidR="00D069B9">
        <w:t>/Discussion</w:t>
      </w:r>
    </w:p>
    <w:p w14:paraId="56AFF04D" w14:textId="072B1DFC" w:rsidR="007A021B" w:rsidRDefault="007A021B" w:rsidP="00AC6C18">
      <w:pPr>
        <w:rPr>
          <w:lang w:val="en-US" w:eastAsia="en-US"/>
        </w:rPr>
      </w:pPr>
      <w:r w:rsidRPr="007A021B">
        <w:rPr>
          <w:lang w:val="en-US" w:eastAsia="en-US"/>
        </w:rPr>
        <w:t>Four limitations apply. (</w:t>
      </w:r>
      <w:r w:rsidR="00557CB2">
        <w:rPr>
          <w:lang w:val="en-US" w:eastAsia="en-US"/>
        </w:rPr>
        <w:t>1</w:t>
      </w:r>
      <w:r w:rsidRPr="007A021B">
        <w:rPr>
          <w:lang w:val="en-US" w:eastAsia="en-US"/>
        </w:rPr>
        <w:t>)</w:t>
      </w:r>
      <w:r w:rsidR="00557CB2" w:rsidRPr="00557CB2">
        <w:rPr>
          <w:lang w:val="en-US"/>
        </w:rPr>
        <w:t xml:space="preserve"> </w:t>
      </w:r>
      <w:r w:rsidR="00557CB2" w:rsidRPr="00557CB2">
        <w:rPr>
          <w:lang w:val="en-US" w:eastAsia="en-US"/>
        </w:rPr>
        <w:t>FlowJo v11’s v10 importer sometimes drops Boolean gates (observed in hierarchical tests 11–13, not in the root-level test 10) and mis-renders arcsinh ellipsoid gate boundaries (test13 FITC_PE_gate). In every case the exported v10 XML itself was reproduced correctly by FlowJo v10, localizing the visible failures to FJ11’s v10 importer. These incompatibilities likely affect any v10-format workspace opened in FJ11, not only CyFj11 exports.</w:t>
      </w:r>
      <w:r w:rsidRPr="007A021B">
        <w:rPr>
          <w:lang w:val="en-US" w:eastAsia="en-US"/>
        </w:rPr>
        <w:t xml:space="preserve"> (</w:t>
      </w:r>
      <w:r w:rsidR="00557CB2">
        <w:rPr>
          <w:lang w:val="en-US" w:eastAsia="en-US"/>
        </w:rPr>
        <w:t>2</w:t>
      </w:r>
      <w:r w:rsidRPr="007A021B">
        <w:rPr>
          <w:lang w:val="en-US" w:eastAsia="en-US"/>
        </w:rPr>
        <w:t>) Compensation matrix export has been validated indirectly and by element-wise comparison for Test 14.</w:t>
      </w:r>
      <w:r w:rsidR="00720D77">
        <w:rPr>
          <w:lang w:val="en-US" w:eastAsia="en-US"/>
        </w:rPr>
        <w:t xml:space="preserve"> Manually in FJ11 modified compensations are not supported at the moment. In general because of the complexity of the json format it cannot be assured that all features are currently supported. Here we tried to cover the most common use cases.</w:t>
      </w:r>
      <w:r w:rsidR="00557CB2">
        <w:rPr>
          <w:lang w:val="en-US" w:eastAsia="en-US"/>
        </w:rPr>
        <w:t xml:space="preserve"> </w:t>
      </w:r>
      <w:r w:rsidR="00557CB2" w:rsidRPr="007A021B">
        <w:rPr>
          <w:lang w:val="en-US" w:eastAsia="en-US"/>
        </w:rPr>
        <w:t>(</w:t>
      </w:r>
      <w:r w:rsidR="00557CB2">
        <w:rPr>
          <w:lang w:val="en-US" w:eastAsia="en-US"/>
        </w:rPr>
        <w:t>3</w:t>
      </w:r>
      <w:r w:rsidR="00557CB2" w:rsidRPr="007A021B">
        <w:rPr>
          <w:lang w:val="en-US" w:eastAsia="en-US"/>
        </w:rPr>
        <w:t xml:space="preserve">) Per-sample tailored gates are collapsed to group-level on v10 export. </w:t>
      </w:r>
      <w:r w:rsidR="00557CB2">
        <w:rPr>
          <w:lang w:val="en-US" w:eastAsia="en-US"/>
        </w:rPr>
        <w:t xml:space="preserve">(4) </w:t>
      </w:r>
      <w:r w:rsidR="00557CB2" w:rsidRPr="00AC6C18">
        <w:rPr>
          <w:lang w:val="en-US" w:eastAsia="en-US"/>
        </w:rPr>
        <w:t>Quadrant gates are not currently supported in the export functionality.</w:t>
      </w:r>
    </w:p>
    <w:p w14:paraId="5C501FEB" w14:textId="6EF38FD2" w:rsidR="00F76551" w:rsidRDefault="00557CB2" w:rsidP="00F76551">
      <w:pPr>
        <w:rPr>
          <w:lang w:val="en-US" w:eastAsia="en-US"/>
        </w:rPr>
      </w:pPr>
      <w:r w:rsidRPr="00557CB2">
        <w:rPr>
          <w:lang w:val="en-US" w:eastAsia="en-US"/>
        </w:rPr>
        <w:t>The residual differences observed across the validation pipeline underscore an inherent fragility in flow cytometry analysis more generally. Whether populations are gated manually in a GUI or defined automatically in code, the final counts are shaped by numerical precision, transform conventions, and file-format idiosyncrasies. Thus, even fully reproducible, automated workflows should be expected to yield small, non-zero discrepancies when compared across software</w:t>
      </w:r>
      <w:commentRangeStart w:id="30"/>
      <w:r w:rsidRPr="00557CB2">
        <w:rPr>
          <w:lang w:val="en-US" w:eastAsia="en-US"/>
        </w:rPr>
        <w:t xml:space="preserve"> platforms</w:t>
      </w:r>
      <w:commentRangeEnd w:id="30"/>
      <w:r w:rsidR="003C5308" w:rsidRPr="00557CB2">
        <w:rPr>
          <w:rStyle w:val="CommentReference"/>
          <w:sz w:val="22"/>
          <w:szCs w:val="20"/>
          <w:lang w:val="en-US" w:eastAsia="en-US"/>
        </w:rPr>
        <w:commentReference w:id="30"/>
      </w:r>
      <w:r w:rsidRPr="00557CB2">
        <w:rPr>
          <w:lang w:val="en-US" w:eastAsia="en-US"/>
        </w:rPr>
        <w:t>.</w:t>
      </w:r>
    </w:p>
    <w:p w14:paraId="3F100332" w14:textId="77777777" w:rsidR="00974114" w:rsidRDefault="00402D89" w:rsidP="00974114">
      <w:r>
        <w:pict w14:anchorId="3BC03F2B">
          <v:rect id="Horizontal Line 6" o:spid="_x0000_s205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A62D98" w14:textId="648E3C22" w:rsidR="008D041B" w:rsidRPr="00977AB2" w:rsidRDefault="0099442C">
      <w:pPr>
        <w:rPr>
          <w:lang w:val="en-US"/>
        </w:rPr>
      </w:pPr>
      <w:r w:rsidRPr="00977AB2">
        <w:rPr>
          <w:lang w:val="en-US"/>
        </w:rPr>
        <w:t xml:space="preserve"> </w:t>
      </w:r>
    </w:p>
    <w:p w14:paraId="52B6C964" w14:textId="77777777" w:rsidR="00F41079" w:rsidRDefault="00F41079" w:rsidP="00F41079">
      <w:pPr>
        <w:pStyle w:val="Heading1"/>
      </w:pPr>
      <w:bookmarkStart w:id="31" w:name="conclusion"/>
      <w:bookmarkEnd w:id="28"/>
      <w:bookmarkEnd w:id="29"/>
      <w:r>
        <w:t>Availability</w:t>
      </w:r>
    </w:p>
    <w:p w14:paraId="13D19F62" w14:textId="093E190F" w:rsidR="00974114" w:rsidRDefault="00F41079" w:rsidP="00F41079">
      <w:pPr>
        <w:pStyle w:val="NormalWeb"/>
      </w:pPr>
      <w:r>
        <w:t>CyFj11 is available as open-source software at [</w:t>
      </w:r>
      <w:r w:rsidR="008B0107" w:rsidRPr="008B0107">
        <w:t>https://github.com/C3BI-pasteur-fr/CyFj11</w:t>
      </w:r>
      <w:r>
        <w:t>]. Validation datasets and scripts are deposited at https://doi.org/10.5281/zenodo.20933199. The package is compatible with R ≥ 4.0 and Bioconductor ≥ 3.14.</w:t>
      </w:r>
    </w:p>
    <w:p w14:paraId="1E30055F" w14:textId="515E4C16" w:rsidR="00F83312" w:rsidRDefault="00684CBC" w:rsidP="008B0107">
      <w:pPr>
        <w:pStyle w:val="Heading1"/>
      </w:pPr>
      <w:r>
        <w:t>References</w:t>
      </w:r>
    </w:p>
    <w:bookmarkStart w:id="32" w:name="references"/>
    <w:bookmarkEnd w:id="31"/>
    <w:p w14:paraId="5583372A" w14:textId="77777777" w:rsidR="00975DDC" w:rsidRPr="00975DDC" w:rsidRDefault="008B0107" w:rsidP="00975DDC">
      <w:pPr>
        <w:pStyle w:val="Bibliography"/>
        <w:rPr>
          <w:rFonts w:eastAsiaTheme="minorHAnsi"/>
          <w:sz w:val="24"/>
          <w:lang w:val="en-GB" w:eastAsia="en-US"/>
        </w:rPr>
      </w:pPr>
      <w:r>
        <w:fldChar w:fldCharType="begin"/>
      </w:r>
      <w:r>
        <w:instrText xml:space="preserve"> ADDIN ZOTERO_BIBL {"uncited":[],"omitted":[],"custom":[]} CSL_BIBLIOGRAPHY </w:instrText>
      </w:r>
      <w:r>
        <w:fldChar w:fldCharType="separate"/>
      </w:r>
      <w:r w:rsidR="00975DDC" w:rsidRPr="00975DDC">
        <w:rPr>
          <w:rFonts w:eastAsiaTheme="minorHAnsi"/>
          <w:sz w:val="24"/>
          <w:lang w:eastAsia="en-US"/>
        </w:rPr>
        <w:t>1.</w:t>
      </w:r>
      <w:r w:rsidR="00975DDC" w:rsidRPr="00975DDC">
        <w:rPr>
          <w:rFonts w:eastAsiaTheme="minorHAnsi"/>
          <w:sz w:val="24"/>
          <w:lang w:eastAsia="en-US"/>
        </w:rPr>
        <w:tab/>
        <w:t xml:space="preserve">The Milieu Intérieur Consortium, Patin E, Hasan M, Bergstedt J, Rouilly V, Libri V, et al. </w:t>
      </w:r>
      <w:r w:rsidR="00975DDC" w:rsidRPr="00975DDC">
        <w:rPr>
          <w:rFonts w:eastAsiaTheme="minorHAnsi"/>
          <w:sz w:val="24"/>
          <w:lang w:val="en-GB" w:eastAsia="en-US"/>
        </w:rPr>
        <w:t>Natural variation in the parameters of innate immune cells is preferentially driven by genetic factors. Nat Immunol. 2018 Mar;19(3):302–14. doi:10.1038/s41590-018-0049-7</w:t>
      </w:r>
    </w:p>
    <w:p w14:paraId="25E83468" w14:textId="77777777" w:rsidR="00975DDC" w:rsidRPr="00975DDC" w:rsidRDefault="00975DDC" w:rsidP="00975DDC">
      <w:pPr>
        <w:pStyle w:val="Bibliography"/>
        <w:rPr>
          <w:rFonts w:eastAsiaTheme="minorHAnsi"/>
          <w:sz w:val="24"/>
          <w:lang w:val="en-GB" w:eastAsia="en-US"/>
        </w:rPr>
      </w:pPr>
      <w:r w:rsidRPr="00975DDC">
        <w:rPr>
          <w:rFonts w:eastAsiaTheme="minorHAnsi"/>
          <w:sz w:val="24"/>
          <w:lang w:val="en-GB" w:eastAsia="en-US"/>
        </w:rPr>
        <w:t>2.</w:t>
      </w:r>
      <w:r w:rsidRPr="00975DDC">
        <w:rPr>
          <w:rFonts w:eastAsiaTheme="minorHAnsi"/>
          <w:sz w:val="24"/>
          <w:lang w:val="en-GB" w:eastAsia="en-US"/>
        </w:rPr>
        <w:tab/>
        <w:t>FlowJo TM, version 10 &amp; 11. Becton, Dickinson and Company.</w:t>
      </w:r>
    </w:p>
    <w:p w14:paraId="582F2DB5" w14:textId="77777777" w:rsidR="00975DDC" w:rsidRPr="00975DDC" w:rsidRDefault="00975DDC" w:rsidP="00975DDC">
      <w:pPr>
        <w:pStyle w:val="Bibliography"/>
        <w:rPr>
          <w:rFonts w:eastAsiaTheme="minorHAnsi"/>
          <w:sz w:val="24"/>
          <w:lang w:val="en-GB" w:eastAsia="en-US"/>
        </w:rPr>
      </w:pPr>
      <w:r w:rsidRPr="00975DDC">
        <w:rPr>
          <w:rFonts w:eastAsiaTheme="minorHAnsi"/>
          <w:sz w:val="24"/>
          <w:lang w:val="en-GB" w:eastAsia="en-US"/>
        </w:rPr>
        <w:t>3.</w:t>
      </w:r>
      <w:r w:rsidRPr="00975DDC">
        <w:rPr>
          <w:rFonts w:eastAsiaTheme="minorHAnsi"/>
          <w:sz w:val="24"/>
          <w:lang w:val="en-GB" w:eastAsia="en-US"/>
        </w:rPr>
        <w:tab/>
        <w:t>Finak G, Jiang W, Gottardo R. CytoML for cross-platform cytometry data sharing. Cytometry Part A. 2018;93(12):1189–96. doi:10.1002/cyto.a.23663</w:t>
      </w:r>
    </w:p>
    <w:p w14:paraId="24F94DE0" w14:textId="77777777" w:rsidR="00975DDC" w:rsidRPr="00975DDC" w:rsidRDefault="00975DDC" w:rsidP="00975DDC">
      <w:pPr>
        <w:pStyle w:val="Bibliography"/>
        <w:rPr>
          <w:rFonts w:eastAsiaTheme="minorHAnsi"/>
          <w:sz w:val="24"/>
          <w:lang w:val="en-GB" w:eastAsia="en-US"/>
        </w:rPr>
      </w:pPr>
      <w:r w:rsidRPr="00975DDC">
        <w:rPr>
          <w:rFonts w:eastAsiaTheme="minorHAnsi"/>
          <w:sz w:val="24"/>
          <w:lang w:val="en-GB" w:eastAsia="en-US"/>
        </w:rPr>
        <w:t>4.</w:t>
      </w:r>
      <w:r w:rsidRPr="00975DDC">
        <w:rPr>
          <w:rFonts w:eastAsiaTheme="minorHAnsi"/>
          <w:sz w:val="24"/>
          <w:lang w:val="en-GB" w:eastAsia="en-US"/>
        </w:rPr>
        <w:tab/>
        <w:t>Greg Finak MJ. flowWorkspace [Internet]. Bioconductor; 2017 [cited 2026 Jul 6]. Available from: https://bioconductor.org/packages/flowWorkspace doi:10.18129/B9.BIOC.FLOWWORKSPACE</w:t>
      </w:r>
    </w:p>
    <w:p w14:paraId="0B2D4B0B" w14:textId="77777777" w:rsidR="00975DDC" w:rsidRPr="00975DDC" w:rsidRDefault="00975DDC" w:rsidP="00975DDC">
      <w:pPr>
        <w:pStyle w:val="Bibliography"/>
        <w:rPr>
          <w:rFonts w:eastAsiaTheme="minorHAnsi"/>
          <w:sz w:val="24"/>
          <w:lang w:val="en-GB" w:eastAsia="en-US"/>
        </w:rPr>
      </w:pPr>
      <w:r w:rsidRPr="00975DDC">
        <w:rPr>
          <w:rFonts w:eastAsiaTheme="minorHAnsi"/>
          <w:sz w:val="24"/>
          <w:lang w:val="en-GB" w:eastAsia="en-US"/>
        </w:rPr>
        <w:lastRenderedPageBreak/>
        <w:t>5.</w:t>
      </w:r>
      <w:r w:rsidRPr="00975DDC">
        <w:rPr>
          <w:rFonts w:eastAsiaTheme="minorHAnsi"/>
          <w:sz w:val="24"/>
          <w:lang w:val="en-GB" w:eastAsia="en-US"/>
        </w:rPr>
        <w:tab/>
        <w:t>Finak G, Frelinger J, Jiang W, Newell EW, Ramey J, Davis MM, et al. OpenCyto: An Open Source Infrastructure for Scalable, Robust, Reproducible, and Automated, End-to-End Flow Cytometry Data Analysis. Prlic A, editor. PLoS Comput Biol. 2014 Aug 28;10(8):e1003806. doi:10.1371/journal.pcbi.1003806</w:t>
      </w:r>
    </w:p>
    <w:p w14:paraId="63A48F1B" w14:textId="77777777" w:rsidR="00975DDC" w:rsidRPr="00975DDC" w:rsidRDefault="00975DDC" w:rsidP="00975DDC">
      <w:pPr>
        <w:pStyle w:val="Bibliography"/>
        <w:rPr>
          <w:rFonts w:eastAsiaTheme="minorHAnsi"/>
          <w:sz w:val="24"/>
          <w:lang w:val="en-GB" w:eastAsia="en-US"/>
        </w:rPr>
      </w:pPr>
      <w:r w:rsidRPr="002F2FA0">
        <w:rPr>
          <w:rFonts w:eastAsiaTheme="minorHAnsi"/>
          <w:sz w:val="24"/>
          <w:lang w:val="de-DE" w:eastAsia="en-US"/>
        </w:rPr>
        <w:t>6.</w:t>
      </w:r>
      <w:r w:rsidRPr="002F2FA0">
        <w:rPr>
          <w:rFonts w:eastAsiaTheme="minorHAnsi"/>
          <w:sz w:val="24"/>
          <w:lang w:val="de-DE" w:eastAsia="en-US"/>
        </w:rPr>
        <w:tab/>
        <w:t xml:space="preserve">Van Gassen S, Callebaut B, Van Helden MJ, Lambrecht BN, Demeester P, Dhaene T, et al. </w:t>
      </w:r>
      <w:r w:rsidRPr="00975DDC">
        <w:rPr>
          <w:rFonts w:eastAsiaTheme="minorHAnsi"/>
          <w:sz w:val="24"/>
          <w:lang w:val="en-GB" w:eastAsia="en-US"/>
        </w:rPr>
        <w:t>FlowSOM: Using self</w:t>
      </w:r>
      <w:r w:rsidRPr="00975DDC">
        <w:rPr>
          <w:rFonts w:ascii="Cambria Math" w:eastAsiaTheme="minorHAnsi" w:hAnsi="Cambria Math" w:cs="Cambria Math"/>
          <w:sz w:val="24"/>
          <w:lang w:val="en-GB" w:eastAsia="en-US"/>
        </w:rPr>
        <w:t>‐</w:t>
      </w:r>
      <w:r w:rsidRPr="00975DDC">
        <w:rPr>
          <w:rFonts w:eastAsiaTheme="minorHAnsi"/>
          <w:sz w:val="24"/>
          <w:lang w:val="en-GB" w:eastAsia="en-US"/>
        </w:rPr>
        <w:t>organizing maps for visualization and interpretation of cytometry data. Cytometry Pt A. 2015 Jul;87(7):636–45. doi:10.1002/cyto.a.22625</w:t>
      </w:r>
    </w:p>
    <w:p w14:paraId="3B12DBCC" w14:textId="77777777" w:rsidR="00975DDC" w:rsidRPr="00975DDC" w:rsidRDefault="00975DDC" w:rsidP="00975DDC">
      <w:pPr>
        <w:pStyle w:val="Bibliography"/>
        <w:rPr>
          <w:rFonts w:eastAsiaTheme="minorHAnsi"/>
          <w:sz w:val="24"/>
          <w:lang w:val="en-GB" w:eastAsia="en-US"/>
        </w:rPr>
      </w:pPr>
      <w:r w:rsidRPr="00975DDC">
        <w:rPr>
          <w:rFonts w:eastAsiaTheme="minorHAnsi"/>
          <w:sz w:val="24"/>
          <w:lang w:val="en-GB" w:eastAsia="en-US"/>
        </w:rPr>
        <w:t>7.</w:t>
      </w:r>
      <w:r w:rsidRPr="00975DDC">
        <w:rPr>
          <w:rFonts w:eastAsiaTheme="minorHAnsi"/>
          <w:sz w:val="24"/>
          <w:lang w:val="en-GB" w:eastAsia="en-US"/>
        </w:rPr>
        <w:tab/>
        <w:t xml:space="preserve">Finak G, Jiang W, Gottardo R. </w:t>
      </w:r>
      <w:r w:rsidRPr="00975DDC">
        <w:rPr>
          <w:rFonts w:eastAsiaTheme="minorHAnsi"/>
          <w:i/>
          <w:iCs/>
          <w:sz w:val="24"/>
          <w:lang w:val="en-GB" w:eastAsia="en-US"/>
        </w:rPr>
        <w:t>CytoML</w:t>
      </w:r>
      <w:r w:rsidRPr="00975DDC">
        <w:rPr>
          <w:rFonts w:eastAsiaTheme="minorHAnsi"/>
          <w:sz w:val="24"/>
          <w:lang w:val="en-GB" w:eastAsia="en-US"/>
        </w:rPr>
        <w:t xml:space="preserve"> for cross</w:t>
      </w:r>
      <w:r w:rsidRPr="00975DDC">
        <w:rPr>
          <w:rFonts w:ascii="Cambria Math" w:eastAsiaTheme="minorHAnsi" w:hAnsi="Cambria Math" w:cs="Cambria Math"/>
          <w:sz w:val="24"/>
          <w:lang w:val="en-GB" w:eastAsia="en-US"/>
        </w:rPr>
        <w:t>‐</w:t>
      </w:r>
      <w:r w:rsidRPr="00975DDC">
        <w:rPr>
          <w:rFonts w:eastAsiaTheme="minorHAnsi"/>
          <w:sz w:val="24"/>
          <w:lang w:val="en-GB" w:eastAsia="en-US"/>
        </w:rPr>
        <w:t>platform cytometry data sharing. Cytometry Pt A. 2018 Dec;93(12):1189–96. doi:10.1002/cyto.a.23663</w:t>
      </w:r>
    </w:p>
    <w:p w14:paraId="5D86E48B" w14:textId="77777777" w:rsidR="00975DDC" w:rsidRPr="00975DDC" w:rsidRDefault="00975DDC" w:rsidP="00975DDC">
      <w:pPr>
        <w:pStyle w:val="Bibliography"/>
        <w:rPr>
          <w:rFonts w:eastAsiaTheme="minorHAnsi"/>
          <w:sz w:val="24"/>
          <w:lang w:val="en-GB" w:eastAsia="en-US"/>
        </w:rPr>
      </w:pPr>
      <w:r w:rsidRPr="00975DDC">
        <w:rPr>
          <w:rFonts w:eastAsiaTheme="minorHAnsi"/>
          <w:sz w:val="24"/>
          <w:lang w:val="en-GB" w:eastAsia="en-US"/>
        </w:rPr>
        <w:t>8.</w:t>
      </w:r>
      <w:r w:rsidRPr="00975DDC">
        <w:rPr>
          <w:rFonts w:eastAsiaTheme="minorHAnsi"/>
          <w:sz w:val="24"/>
          <w:lang w:val="en-GB" w:eastAsia="en-US"/>
        </w:rPr>
        <w:tab/>
        <w:t>Finak G, Frelinger J, Jiang W, Newell EW, Ramey J, Davis MM, et al. OpenCyto: An Open Source Infrastructure for Scalable, Robust, Reproducible, and Automated, End-to-End Flow Cytometry Data Analysis. Prlic A, editor. PLoS Comput Biol. 2014 Aug 28;10(8):e1003806. doi:10.1371/journal.pcbi.1003806</w:t>
      </w:r>
    </w:p>
    <w:p w14:paraId="01E0648A" w14:textId="35C29AFE" w:rsidR="008D041B" w:rsidRPr="0008615F" w:rsidRDefault="008B0107" w:rsidP="0008615F">
      <w:pPr>
        <w:pStyle w:val="Bibliography"/>
        <w:rPr>
          <w:lang w:val="en-US"/>
        </w:rPr>
      </w:pPr>
      <w:r>
        <w:fldChar w:fldCharType="end"/>
      </w:r>
      <w:bookmarkEnd w:id="32"/>
    </w:p>
    <w:sectPr w:rsidR="008D041B" w:rsidRPr="0008615F" w:rsidSect="00C9182A">
      <w:headerReference w:type="default" r:id="rId14"/>
      <w:footerReference w:type="default" r:id="rId15"/>
      <w:pgSz w:w="11906" w:h="16838"/>
      <w:pgMar w:top="1560" w:right="1417" w:bottom="1135"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1" w:author="Slobodan  CULINA" w:date="2026-07-10T10:14:00Z" w:initials="SC">
    <w:p w14:paraId="315F05E2" w14:textId="77777777" w:rsidR="001844AF" w:rsidRDefault="001844AF" w:rsidP="001844AF">
      <w:r>
        <w:rPr>
          <w:rStyle w:val="CommentReference"/>
        </w:rPr>
        <w:annotationRef/>
      </w:r>
      <w:r>
        <w:rPr>
          <w:sz w:val="20"/>
        </w:rPr>
        <w:t>in the abstract you are talking about immune cell population at population level, and here you are single-cell level. Concordinate</w:t>
      </w:r>
    </w:p>
  </w:comment>
  <w:comment w:id="30" w:author="Slobodan  CULINA" w:date="2026-07-10T10:32:00Z" w:initials="SC">
    <w:p w14:paraId="132CD2A3" w14:textId="77777777" w:rsidR="003C5308" w:rsidRDefault="003C5308" w:rsidP="003C5308">
      <w:r>
        <w:rPr>
          <w:rStyle w:val="CommentReference"/>
        </w:rPr>
        <w:annotationRef/>
      </w:r>
      <w:r>
        <w:rPr>
          <w:sz w:val="20"/>
        </w:rPr>
        <w:t>Maybe you can add that FlowJo v11 is constantly upgrading and improwing so there are big chance that the differences you observed when translate from v10 to V11 will disapear. Just assumption but to end in positive note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15F05E2" w15:done="0"/>
  <w15:commentEx w15:paraId="132CD2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B232747" w16cex:dateUtc="2026-07-10T08:14:00Z"/>
  <w16cex:commentExtensible w16cex:durableId="664260FC" w16cex:dateUtc="2026-07-10T0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15F05E2" w16cid:durableId="3B232747"/>
  <w16cid:commentId w16cid:paraId="132CD2A3" w16cid:durableId="664260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675D8A" w14:textId="77777777" w:rsidR="00402D89" w:rsidRDefault="00402D89">
      <w:r>
        <w:separator/>
      </w:r>
    </w:p>
  </w:endnote>
  <w:endnote w:type="continuationSeparator" w:id="0">
    <w:p w14:paraId="47A86D37" w14:textId="77777777" w:rsidR="00402D89" w:rsidRDefault="00402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4D"/>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0794701"/>
      <w:docPartObj>
        <w:docPartGallery w:val="Page Numbers (Bottom of Page)"/>
        <w:docPartUnique/>
      </w:docPartObj>
    </w:sdtPr>
    <w:sdtEndPr>
      <w:rPr>
        <w:sz w:val="20"/>
      </w:rPr>
    </w:sdtEndPr>
    <w:sdtContent>
      <w:sdt>
        <w:sdtPr>
          <w:id w:val="-1276322806"/>
          <w:docPartObj>
            <w:docPartGallery w:val="Page Numbers (Top of Page)"/>
            <w:docPartUnique/>
          </w:docPartObj>
        </w:sdtPr>
        <w:sdtEndPr>
          <w:rPr>
            <w:sz w:val="20"/>
          </w:rPr>
        </w:sdtEndPr>
        <w:sdtContent>
          <w:tbl>
            <w:tblPr>
              <w:tblStyle w:val="TableGrid"/>
              <w:tblW w:w="1077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513"/>
              <w:gridCol w:w="2552"/>
            </w:tblGrid>
            <w:tr w:rsidR="00C9182A" w14:paraId="3CBD937C" w14:textId="77777777" w:rsidTr="00285D3E">
              <w:tc>
                <w:tcPr>
                  <w:tcW w:w="709" w:type="dxa"/>
                  <w:tcBorders>
                    <w:top w:val="single" w:sz="4" w:space="0" w:color="auto"/>
                  </w:tcBorders>
                  <w:vAlign w:val="center"/>
                </w:tcPr>
                <w:p w14:paraId="3AE14509" w14:textId="77777777" w:rsidR="00C9182A" w:rsidRDefault="00C9182A" w:rsidP="00C9182A">
                  <w:r w:rsidRPr="009715F3">
                    <w:rPr>
                      <w:noProof/>
                    </w:rPr>
                    <w:drawing>
                      <wp:inline distT="0" distB="0" distL="0" distR="0" wp14:anchorId="0DA2DAFD" wp14:editId="3BB7C80B">
                        <wp:extent cx="247650" cy="2476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7513" w:type="dxa"/>
                  <w:tcBorders>
                    <w:top w:val="single" w:sz="4" w:space="0" w:color="auto"/>
                  </w:tcBorders>
                  <w:vAlign w:val="bottom"/>
                </w:tcPr>
                <w:p w14:paraId="6F224D52" w14:textId="77777777" w:rsidR="00C9182A" w:rsidRPr="00C9135D" w:rsidRDefault="00C9182A" w:rsidP="00285D3E">
                  <w:pPr>
                    <w:pStyle w:val="garantiejour"/>
                  </w:pPr>
                  <w:r w:rsidRPr="00C9135D">
                    <w:t>La version garantie à jour de ce document est en ligne sur Webcampus</w:t>
                  </w:r>
                </w:p>
              </w:tc>
              <w:tc>
                <w:tcPr>
                  <w:tcW w:w="2552" w:type="dxa"/>
                  <w:tcBorders>
                    <w:top w:val="single" w:sz="4" w:space="0" w:color="auto"/>
                  </w:tcBorders>
                  <w:vAlign w:val="bottom"/>
                </w:tcPr>
                <w:p w14:paraId="11FD47F1" w14:textId="77777777" w:rsidR="00C9182A" w:rsidRPr="00C9182A" w:rsidRDefault="00C9182A" w:rsidP="00C9182A">
                  <w:pPr>
                    <w:pStyle w:val="Footer"/>
                    <w:jc w:val="center"/>
                    <w:rPr>
                      <w:bCs/>
                      <w:sz w:val="20"/>
                    </w:rPr>
                  </w:pPr>
                  <w:r w:rsidRPr="00C9182A">
                    <w:rPr>
                      <w:sz w:val="20"/>
                    </w:rPr>
                    <w:t xml:space="preserve">Page </w:t>
                  </w:r>
                  <w:r w:rsidRPr="00C9182A">
                    <w:rPr>
                      <w:bCs/>
                      <w:sz w:val="20"/>
                    </w:rPr>
                    <w:fldChar w:fldCharType="begin"/>
                  </w:r>
                  <w:r w:rsidRPr="00C9182A">
                    <w:rPr>
                      <w:bCs/>
                      <w:sz w:val="20"/>
                    </w:rPr>
                    <w:instrText>PAGE</w:instrText>
                  </w:r>
                  <w:r w:rsidRPr="00C9182A">
                    <w:rPr>
                      <w:bCs/>
                      <w:sz w:val="20"/>
                    </w:rPr>
                    <w:fldChar w:fldCharType="separate"/>
                  </w:r>
                  <w:r w:rsidR="00FB7A12">
                    <w:rPr>
                      <w:bCs/>
                      <w:noProof/>
                      <w:sz w:val="20"/>
                    </w:rPr>
                    <w:t>1</w:t>
                  </w:r>
                  <w:r w:rsidRPr="00C9182A">
                    <w:rPr>
                      <w:bCs/>
                      <w:sz w:val="20"/>
                    </w:rPr>
                    <w:fldChar w:fldCharType="end"/>
                  </w:r>
                  <w:r w:rsidRPr="00C9182A">
                    <w:rPr>
                      <w:sz w:val="20"/>
                    </w:rPr>
                    <w:t xml:space="preserve"> sur </w:t>
                  </w:r>
                  <w:r w:rsidRPr="00C9182A">
                    <w:rPr>
                      <w:bCs/>
                      <w:sz w:val="20"/>
                    </w:rPr>
                    <w:fldChar w:fldCharType="begin"/>
                  </w:r>
                  <w:r w:rsidRPr="00C9182A">
                    <w:rPr>
                      <w:bCs/>
                      <w:sz w:val="20"/>
                    </w:rPr>
                    <w:instrText>NUMPAGES</w:instrText>
                  </w:r>
                  <w:r w:rsidRPr="00C9182A">
                    <w:rPr>
                      <w:bCs/>
                      <w:sz w:val="20"/>
                    </w:rPr>
                    <w:fldChar w:fldCharType="separate"/>
                  </w:r>
                  <w:r w:rsidR="00FB7A12">
                    <w:rPr>
                      <w:bCs/>
                      <w:noProof/>
                      <w:sz w:val="20"/>
                    </w:rPr>
                    <w:t>1</w:t>
                  </w:r>
                  <w:r w:rsidRPr="00C9182A">
                    <w:rPr>
                      <w:bCs/>
                      <w:sz w:val="20"/>
                    </w:rPr>
                    <w:fldChar w:fldCharType="end"/>
                  </w:r>
                </w:p>
              </w:tc>
            </w:tr>
            <w:tr w:rsidR="00C9182A" w14:paraId="39A79959" w14:textId="77777777" w:rsidTr="00C9182A">
              <w:tc>
                <w:tcPr>
                  <w:tcW w:w="709" w:type="dxa"/>
                  <w:vAlign w:val="center"/>
                </w:tcPr>
                <w:p w14:paraId="4FCFD8F5" w14:textId="77777777" w:rsidR="00C9182A" w:rsidRDefault="00C9182A" w:rsidP="00C9182A">
                  <w:pPr>
                    <w:pStyle w:val="Footer"/>
                  </w:pPr>
                </w:p>
              </w:tc>
              <w:tc>
                <w:tcPr>
                  <w:tcW w:w="7513" w:type="dxa"/>
                  <w:vAlign w:val="center"/>
                </w:tcPr>
                <w:p w14:paraId="73C311D5" w14:textId="77777777" w:rsidR="00C9182A" w:rsidRPr="00C9135D" w:rsidRDefault="00C9182A" w:rsidP="00C9182A">
                  <w:pPr>
                    <w:pStyle w:val="diffusioninterdite"/>
                  </w:pPr>
                  <w:r w:rsidRPr="00C9135D">
                    <w:t>Ce document est à l’usage exclusif de l’Institut Pasteur – Reproduction &amp; diffusion interdite</w:t>
                  </w:r>
                  <w:r>
                    <w:t xml:space="preserve"> </w:t>
                  </w:r>
                </w:p>
              </w:tc>
              <w:tc>
                <w:tcPr>
                  <w:tcW w:w="2552" w:type="dxa"/>
                </w:tcPr>
                <w:p w14:paraId="1D9008A0" w14:textId="2F730FC0" w:rsidR="00C9182A" w:rsidRDefault="00C9182A" w:rsidP="00C9182A">
                  <w:pPr>
                    <w:pStyle w:val="Footer"/>
                    <w:jc w:val="right"/>
                    <w:rPr>
                      <w:sz w:val="20"/>
                    </w:rPr>
                  </w:pPr>
                  <w:r w:rsidRPr="00C9182A">
                    <w:rPr>
                      <w:bCs/>
                      <w:sz w:val="16"/>
                      <w:szCs w:val="24"/>
                    </w:rPr>
                    <w:t xml:space="preserve">Date d’impression </w:t>
                  </w:r>
                  <w:r w:rsidRPr="00C9182A">
                    <w:rPr>
                      <w:bCs/>
                      <w:sz w:val="16"/>
                      <w:szCs w:val="24"/>
                    </w:rPr>
                    <w:fldChar w:fldCharType="begin"/>
                  </w:r>
                  <w:r w:rsidRPr="00C9182A">
                    <w:rPr>
                      <w:bCs/>
                      <w:sz w:val="16"/>
                      <w:szCs w:val="24"/>
                    </w:rPr>
                    <w:instrText xml:space="preserve"> TIME \@ "d MMMM yyyy" </w:instrText>
                  </w:r>
                  <w:r w:rsidRPr="00C9182A">
                    <w:rPr>
                      <w:bCs/>
                      <w:sz w:val="16"/>
                      <w:szCs w:val="24"/>
                    </w:rPr>
                    <w:fldChar w:fldCharType="separate"/>
                  </w:r>
                  <w:r w:rsidR="00355DF6">
                    <w:rPr>
                      <w:bCs/>
                      <w:noProof/>
                      <w:sz w:val="16"/>
                      <w:szCs w:val="24"/>
                    </w:rPr>
                    <w:t>10 juillet 2026</w:t>
                  </w:r>
                  <w:r w:rsidRPr="00C9182A">
                    <w:rPr>
                      <w:bCs/>
                      <w:sz w:val="16"/>
                      <w:szCs w:val="24"/>
                    </w:rPr>
                    <w:fldChar w:fldCharType="end"/>
                  </w:r>
                </w:p>
              </w:tc>
            </w:tr>
          </w:tbl>
          <w:p w14:paraId="6DB2C026" w14:textId="77777777" w:rsidR="000225EC" w:rsidRPr="00795C80" w:rsidRDefault="00000000" w:rsidP="000225EC">
            <w:pPr>
              <w:pStyle w:val="Footer"/>
              <w:jc w:val="right"/>
              <w:rPr>
                <w:sz w:val="2"/>
                <w:szCs w:val="2"/>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6A428E" w14:textId="77777777" w:rsidR="00402D89" w:rsidRDefault="00402D89">
      <w:r>
        <w:separator/>
      </w:r>
    </w:p>
  </w:footnote>
  <w:footnote w:type="continuationSeparator" w:id="0">
    <w:p w14:paraId="1512FE7E" w14:textId="77777777" w:rsidR="00402D89" w:rsidRDefault="00402D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pPr w:leftFromText="141" w:rightFromText="141" w:horzAnchor="page" w:tblpX="265" w:tblpY="-1260"/>
      <w:tblW w:w="1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378"/>
      <w:gridCol w:w="2127"/>
    </w:tblGrid>
    <w:tr w:rsidR="000225EC" w:rsidRPr="00FB03DE" w14:paraId="65D7E963" w14:textId="77777777" w:rsidTr="00FB7A12">
      <w:trPr>
        <w:trHeight w:val="329"/>
      </w:trPr>
      <w:tc>
        <w:tcPr>
          <w:tcW w:w="2694" w:type="dxa"/>
          <w:vMerge w:val="restart"/>
          <w:tcBorders>
            <w:top w:val="nil"/>
            <w:left w:val="nil"/>
            <w:bottom w:val="nil"/>
            <w:right w:val="nil"/>
          </w:tcBorders>
          <w:vAlign w:val="bottom"/>
        </w:tcPr>
        <w:p w14:paraId="503BEA13" w14:textId="77777777" w:rsidR="000225EC" w:rsidRPr="00FB03DE" w:rsidRDefault="000225EC" w:rsidP="00FB7A12">
          <w:pPr>
            <w:jc w:val="center"/>
          </w:pPr>
          <w:r w:rsidRPr="005956EC">
            <w:rPr>
              <w:rFonts w:eastAsia="Calibri"/>
              <w:noProof/>
              <w:szCs w:val="22"/>
            </w:rPr>
            <w:drawing>
              <wp:inline distT="0" distB="0" distL="0" distR="0" wp14:anchorId="31873A90" wp14:editId="2BDE63AE">
                <wp:extent cx="1314450" cy="4381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Users\hdaconce.ALBIZIA-HSQE\Pictures\IP\LOGO_IP_pt.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14450" cy="438150"/>
                        </a:xfrm>
                        <a:prstGeom prst="rect">
                          <a:avLst/>
                        </a:prstGeom>
                        <a:noFill/>
                        <a:ln>
                          <a:noFill/>
                        </a:ln>
                      </pic:spPr>
                    </pic:pic>
                  </a:graphicData>
                </a:graphic>
              </wp:inline>
            </w:drawing>
          </w:r>
        </w:p>
      </w:tc>
      <w:tc>
        <w:tcPr>
          <w:tcW w:w="6378" w:type="dxa"/>
          <w:tcBorders>
            <w:top w:val="nil"/>
            <w:left w:val="nil"/>
            <w:right w:val="nil"/>
          </w:tcBorders>
        </w:tcPr>
        <w:p w14:paraId="258FC2E8" w14:textId="77777777" w:rsidR="000225EC" w:rsidRPr="00FB03DE" w:rsidRDefault="000225EC" w:rsidP="000225EC">
          <w:pPr>
            <w:ind w:right="460"/>
          </w:pPr>
        </w:p>
      </w:tc>
      <w:tc>
        <w:tcPr>
          <w:tcW w:w="2127" w:type="dxa"/>
          <w:tcBorders>
            <w:top w:val="nil"/>
            <w:left w:val="nil"/>
            <w:right w:val="nil"/>
          </w:tcBorders>
        </w:tcPr>
        <w:p w14:paraId="1734F641" w14:textId="77777777" w:rsidR="000225EC" w:rsidRPr="00FB03DE" w:rsidRDefault="000225EC" w:rsidP="000225EC"/>
      </w:tc>
    </w:tr>
    <w:tr w:rsidR="000225EC" w:rsidRPr="00AE4CA5" w14:paraId="46BDEBFE" w14:textId="77777777" w:rsidTr="002548BC">
      <w:trPr>
        <w:trHeight w:val="320"/>
      </w:trPr>
      <w:tc>
        <w:tcPr>
          <w:tcW w:w="2694" w:type="dxa"/>
          <w:vMerge/>
          <w:tcBorders>
            <w:top w:val="nil"/>
            <w:left w:val="nil"/>
            <w:bottom w:val="nil"/>
          </w:tcBorders>
        </w:tcPr>
        <w:p w14:paraId="272169A3" w14:textId="77777777" w:rsidR="000225EC" w:rsidRDefault="000225EC" w:rsidP="000225EC"/>
      </w:tc>
      <w:tc>
        <w:tcPr>
          <w:tcW w:w="6378" w:type="dxa"/>
          <w:vAlign w:val="center"/>
        </w:tcPr>
        <w:sdt>
          <w:sdtPr>
            <w:alias w:val="Type de document"/>
            <w:tag w:val="Type de document"/>
            <w:id w:val="-852960543"/>
            <w:comboBox>
              <w:listItem w:value="Choisissez un élément."/>
              <w:listItem w:displayText="Politique" w:value="Politique"/>
              <w:listItem w:displayText="Manuel Qualité" w:value="Manuel Qualité"/>
              <w:listItem w:displayText="Fiche Processus" w:value="Fiche Processus"/>
              <w:listItem w:displayText="Guide" w:value="Guide"/>
              <w:listItem w:displayText="Procédure" w:value="Procédure"/>
              <w:listItem w:displayText="Mode Opératoire" w:value="Mode Opératoire"/>
              <w:listItem w:displayText="Consignes de sécurité" w:value="Consignes de sécurité"/>
              <w:listItem w:displayText="Protocole" w:value="Protocole"/>
              <w:listItem w:displayText="Support d'enregistrement" w:value="Support d'enregistrement"/>
              <w:listItem w:displayText="Organigramme" w:value="Organigramme"/>
              <w:listItem w:displayText="Plan" w:value="Plan"/>
              <w:listItem w:displayText="Planning" w:value="Planning"/>
              <w:listItem w:displayText="Inventaire" w:value="Inventaire"/>
              <w:listItem w:displayText="Note de synthèse" w:value="Note de synthèse"/>
              <w:listItem w:displayText="Charte d'interface" w:value="Charte d'interface"/>
            </w:comboBox>
          </w:sdtPr>
          <w:sdtContent>
            <w:p w14:paraId="47DE508E" w14:textId="77777777" w:rsidR="000225EC" w:rsidRDefault="00990510" w:rsidP="000225EC">
              <w:pPr>
                <w:pStyle w:val="TypeetVersion"/>
              </w:pPr>
              <w:r>
                <w:t>Support d'enregistrement</w:t>
              </w:r>
            </w:p>
          </w:sdtContent>
        </w:sdt>
      </w:tc>
      <w:tc>
        <w:tcPr>
          <w:tcW w:w="2127" w:type="dxa"/>
          <w:vAlign w:val="center"/>
        </w:tcPr>
        <w:p w14:paraId="36C53639" w14:textId="77777777" w:rsidR="000225EC" w:rsidRPr="00AE4CA5" w:rsidRDefault="000225EC" w:rsidP="000225EC">
          <w:pPr>
            <w:pStyle w:val="TypeetVersion"/>
          </w:pPr>
          <w:r w:rsidRPr="00AE4CA5">
            <w:t>Version</w:t>
          </w:r>
        </w:p>
      </w:tc>
    </w:tr>
    <w:tr w:rsidR="000225EC" w14:paraId="40DD7CED" w14:textId="77777777" w:rsidTr="002548BC">
      <w:trPr>
        <w:trHeight w:val="324"/>
      </w:trPr>
      <w:tc>
        <w:tcPr>
          <w:tcW w:w="2694" w:type="dxa"/>
          <w:tcBorders>
            <w:top w:val="nil"/>
            <w:left w:val="nil"/>
            <w:bottom w:val="nil"/>
          </w:tcBorders>
          <w:vAlign w:val="center"/>
        </w:tcPr>
        <w:sdt>
          <w:sdtPr>
            <w:alias w:val="Titre du document"/>
            <w:tag w:val="Titre du document"/>
            <w:id w:val="1333951588"/>
          </w:sdtPr>
          <w:sdtContent>
            <w:p w14:paraId="7F134D74" w14:textId="77777777" w:rsidR="000225EC" w:rsidRPr="000A3638" w:rsidRDefault="000A3638" w:rsidP="000A3638">
              <w:pPr>
                <w:pStyle w:val="Entiteemettrice"/>
              </w:pPr>
              <w:r>
                <w:t xml:space="preserve"> </w:t>
              </w:r>
              <w:sdt>
                <w:sdtPr>
                  <w:alias w:val="Titre du document"/>
                  <w:tag w:val="Titre du document"/>
                  <w:id w:val="1176691391"/>
                </w:sdtPr>
                <w:sdtContent>
                  <w:r w:rsidR="00085DE3">
                    <w:t>scBiomarker</w:t>
                  </w:r>
                  <w:r>
                    <w:t>B UTechS</w:t>
                  </w:r>
                </w:sdtContent>
              </w:sdt>
            </w:p>
          </w:sdtContent>
        </w:sdt>
      </w:tc>
      <w:tc>
        <w:tcPr>
          <w:tcW w:w="6378" w:type="dxa"/>
          <w:vAlign w:val="center"/>
        </w:tcPr>
        <w:sdt>
          <w:sdtPr>
            <w:rPr>
              <w:rStyle w:val="PlaceholderText"/>
              <w:color w:val="000000" w:themeColor="text1"/>
            </w:rPr>
            <w:alias w:val="Titre du document"/>
            <w:tag w:val="Titre du document"/>
            <w:id w:val="1576937792"/>
            <w:lock w:val="sdtLocked"/>
            <w:docPartList>
              <w:docPartGallery w:val="Quick Parts"/>
            </w:docPartList>
          </w:sdtPr>
          <w:sdtContent>
            <w:p w14:paraId="228F67B5" w14:textId="77777777" w:rsidR="000225EC" w:rsidRPr="002548BC" w:rsidRDefault="002548BC" w:rsidP="002548BC">
              <w:pPr>
                <w:pStyle w:val="Titredudocument"/>
                <w:rPr>
                  <w:color w:val="000000" w:themeColor="text1"/>
                </w:rPr>
              </w:pPr>
              <w:r>
                <w:t xml:space="preserve"> </w:t>
              </w:r>
              <w:sdt>
                <w:sdtPr>
                  <w:alias w:val="Titre du document"/>
                  <w:tag w:val="Titre du document"/>
                  <w:id w:val="-1129321394"/>
                </w:sdtPr>
                <w:sdtContent>
                  <w:r w:rsidR="00990510" w:rsidRPr="00990510">
                    <w:rPr>
                      <w:b w:val="0"/>
                      <w:smallCaps w:val="0"/>
                    </w:rPr>
                    <w:t xml:space="preserve"> </w:t>
                  </w:r>
                  <w:sdt>
                    <w:sdtPr>
                      <w:rPr>
                        <w:b w:val="0"/>
                        <w:smallCaps w:val="0"/>
                      </w:rPr>
                      <w:alias w:val="Titre du document"/>
                      <w:tag w:val="Titre du document"/>
                      <w:id w:val="-1145736350"/>
                    </w:sdtPr>
                    <w:sdtContent>
                      <w:r w:rsidR="00990510" w:rsidRPr="00990510">
                        <w:rPr>
                          <w:b w:val="0"/>
                          <w:smallCaps w:val="0"/>
                        </w:rPr>
                        <w:t>Fiche Projet activités de recherche et développement technologique et méthodologique</w:t>
                      </w:r>
                    </w:sdtContent>
                  </w:sdt>
                  <w:r w:rsidR="00990510">
                    <w:t xml:space="preserve"> </w:t>
                  </w:r>
                </w:sdtContent>
              </w:sdt>
            </w:p>
          </w:sdtContent>
        </w:sdt>
      </w:tc>
      <w:sdt>
        <w:sdtPr>
          <w:alias w:val="Indiquer la version"/>
          <w:tag w:val="Indiquer la version"/>
          <w:id w:val="-584994529"/>
          <w:comboBox>
            <w:listItem w:value="Choisissez un élément."/>
            <w:listItem w:displayText="A" w:value="A"/>
            <w:listItem w:displayText="B" w:value="B"/>
            <w:listItem w:displayText="C" w:value="C"/>
            <w:listItem w:displayText="D" w:value="D"/>
            <w:listItem w:displayText="E" w:value="E"/>
            <w:listItem w:displayText="F" w:value="F"/>
            <w:listItem w:displayText="G" w:value="G"/>
            <w:listItem w:displayText="H" w:value="H"/>
            <w:listItem w:displayText="I" w:value="I"/>
            <w:listItem w:displayText="J" w:value="J"/>
            <w:listItem w:displayText="K" w:value="K"/>
            <w:listItem w:displayText="L" w:value="L"/>
            <w:listItem w:displayText="M" w:value="M"/>
            <w:listItem w:displayText="N" w:value="N"/>
            <w:listItem w:displayText="O" w:value="O"/>
            <w:listItem w:displayText="P" w:value="P"/>
            <w:listItem w:displayText="Q" w:value="Q"/>
            <w:listItem w:displayText="R" w:value="R"/>
            <w:listItem w:displayText="S" w:value="S"/>
            <w:listItem w:displayText="T" w:value="T"/>
            <w:listItem w:displayText="U" w:value="U"/>
            <w:listItem w:displayText="V" w:value="V"/>
            <w:listItem w:displayText="W" w:value="W"/>
            <w:listItem w:displayText="X" w:value="X"/>
            <w:listItem w:displayText="Z" w:value="Z"/>
          </w:comboBox>
        </w:sdtPr>
        <w:sdtContent>
          <w:tc>
            <w:tcPr>
              <w:tcW w:w="2127" w:type="dxa"/>
              <w:vAlign w:val="center"/>
            </w:tcPr>
            <w:p w14:paraId="728A5B4D" w14:textId="77777777" w:rsidR="000225EC" w:rsidRPr="00754411" w:rsidRDefault="008D52FF" w:rsidP="000225EC">
              <w:pPr>
                <w:pStyle w:val="TypeetVersion"/>
                <w:ind w:left="176"/>
              </w:pPr>
              <w:r>
                <w:t>A</w:t>
              </w:r>
            </w:p>
          </w:tc>
        </w:sdtContent>
      </w:sdt>
    </w:tr>
  </w:tbl>
  <w:p w14:paraId="0C0E75C7" w14:textId="77777777" w:rsidR="000225EC" w:rsidRDefault="000225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E5EFC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F9E6A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921540"/>
    <w:multiLevelType w:val="multilevel"/>
    <w:tmpl w:val="D4EA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F03D1"/>
    <w:multiLevelType w:val="multilevel"/>
    <w:tmpl w:val="32E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D03CD"/>
    <w:multiLevelType w:val="multilevel"/>
    <w:tmpl w:val="E9A6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411AC"/>
    <w:multiLevelType w:val="multilevel"/>
    <w:tmpl w:val="80E680FC"/>
    <w:lvl w:ilvl="0">
      <w:start w:val="1"/>
      <w:numFmt w:val="decimal"/>
      <w:pStyle w:val="Heading1"/>
      <w:lvlText w:val="%1."/>
      <w:lvlJc w:val="left"/>
      <w:pPr>
        <w:ind w:left="360" w:hanging="360"/>
      </w:pPr>
    </w:lvl>
    <w:lvl w:ilvl="1">
      <w:start w:val="1"/>
      <w:numFmt w:val="decimal"/>
      <w:pStyle w:val="Heading2"/>
      <w:lvlText w:val="%1.%2."/>
      <w:lvlJc w:val="left"/>
      <w:pPr>
        <w:ind w:left="6670"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9D3246B"/>
    <w:multiLevelType w:val="multilevel"/>
    <w:tmpl w:val="AEF8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4338885">
    <w:abstractNumId w:val="5"/>
  </w:num>
  <w:num w:numId="2" w16cid:durableId="1565219899">
    <w:abstractNumId w:val="0"/>
  </w:num>
  <w:num w:numId="3" w16cid:durableId="1768229543">
    <w:abstractNumId w:val="1"/>
  </w:num>
  <w:num w:numId="4" w16cid:durableId="688435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70289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0165834">
    <w:abstractNumId w:val="6"/>
  </w:num>
  <w:num w:numId="7" w16cid:durableId="886912711">
    <w:abstractNumId w:val="2"/>
  </w:num>
  <w:num w:numId="8" w16cid:durableId="1580867860">
    <w:abstractNumId w:val="3"/>
  </w:num>
  <w:num w:numId="9" w16cid:durableId="929237226">
    <w:abstractNumId w:val="4"/>
  </w:num>
  <w:num w:numId="10" w16cid:durableId="371537287">
    <w:abstractNumId w:val="5"/>
    <w:lvlOverride w:ilvl="0">
      <w:startOverride w:val="3"/>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d  JAGLA">
    <w15:presenceInfo w15:providerId="AD" w15:userId="S::bernd@pasteur.fr::c2790e8e-72d0-43dd-88bb-fc6b033bcba5"/>
  </w15:person>
  <w15:person w15:author="Slobodan  CULINA">
    <w15:presenceInfo w15:providerId="None" w15:userId="Slobodan  CULIN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5EC"/>
    <w:rsid w:val="000048C0"/>
    <w:rsid w:val="000225EC"/>
    <w:rsid w:val="000703BB"/>
    <w:rsid w:val="00085DE3"/>
    <w:rsid w:val="00086105"/>
    <w:rsid w:val="0008615F"/>
    <w:rsid w:val="000913DE"/>
    <w:rsid w:val="00091FD4"/>
    <w:rsid w:val="000950D1"/>
    <w:rsid w:val="000977EA"/>
    <w:rsid w:val="000A3638"/>
    <w:rsid w:val="000A4ADE"/>
    <w:rsid w:val="000B210E"/>
    <w:rsid w:val="000C2A9A"/>
    <w:rsid w:val="000C6C52"/>
    <w:rsid w:val="000C7AFF"/>
    <w:rsid w:val="001022C6"/>
    <w:rsid w:val="001133F8"/>
    <w:rsid w:val="00130703"/>
    <w:rsid w:val="0013453D"/>
    <w:rsid w:val="00135677"/>
    <w:rsid w:val="00172367"/>
    <w:rsid w:val="00175C38"/>
    <w:rsid w:val="001844AF"/>
    <w:rsid w:val="001B47E7"/>
    <w:rsid w:val="001D35BF"/>
    <w:rsid w:val="001F2645"/>
    <w:rsid w:val="001F4201"/>
    <w:rsid w:val="00206FCD"/>
    <w:rsid w:val="00225E03"/>
    <w:rsid w:val="002533BF"/>
    <w:rsid w:val="002548BC"/>
    <w:rsid w:val="00255DEF"/>
    <w:rsid w:val="002568EF"/>
    <w:rsid w:val="00267F7B"/>
    <w:rsid w:val="002720EA"/>
    <w:rsid w:val="002721D8"/>
    <w:rsid w:val="002774F6"/>
    <w:rsid w:val="00282A4E"/>
    <w:rsid w:val="00285D3E"/>
    <w:rsid w:val="002A50CC"/>
    <w:rsid w:val="002C37D2"/>
    <w:rsid w:val="002D16BD"/>
    <w:rsid w:val="002E352B"/>
    <w:rsid w:val="002E5ED2"/>
    <w:rsid w:val="002F2FA0"/>
    <w:rsid w:val="00331BE8"/>
    <w:rsid w:val="00355DF6"/>
    <w:rsid w:val="003623ED"/>
    <w:rsid w:val="00363CE4"/>
    <w:rsid w:val="003736AA"/>
    <w:rsid w:val="00374CCF"/>
    <w:rsid w:val="00386189"/>
    <w:rsid w:val="00391FDC"/>
    <w:rsid w:val="003A59CD"/>
    <w:rsid w:val="003B566E"/>
    <w:rsid w:val="003C2EC0"/>
    <w:rsid w:val="003C5308"/>
    <w:rsid w:val="003E15A3"/>
    <w:rsid w:val="003F39C1"/>
    <w:rsid w:val="003F644E"/>
    <w:rsid w:val="0040299E"/>
    <w:rsid w:val="00402D89"/>
    <w:rsid w:val="00403210"/>
    <w:rsid w:val="00414760"/>
    <w:rsid w:val="00431A34"/>
    <w:rsid w:val="00440459"/>
    <w:rsid w:val="00447598"/>
    <w:rsid w:val="00450D6C"/>
    <w:rsid w:val="00473056"/>
    <w:rsid w:val="00482E5F"/>
    <w:rsid w:val="00485EE6"/>
    <w:rsid w:val="00487962"/>
    <w:rsid w:val="004C2B52"/>
    <w:rsid w:val="004D0A6B"/>
    <w:rsid w:val="004E28C3"/>
    <w:rsid w:val="004F37A3"/>
    <w:rsid w:val="00513B4B"/>
    <w:rsid w:val="005320D4"/>
    <w:rsid w:val="00557CB2"/>
    <w:rsid w:val="0057764C"/>
    <w:rsid w:val="0058437D"/>
    <w:rsid w:val="00585740"/>
    <w:rsid w:val="005D00F8"/>
    <w:rsid w:val="005D3FA4"/>
    <w:rsid w:val="00610E92"/>
    <w:rsid w:val="00612471"/>
    <w:rsid w:val="00617F32"/>
    <w:rsid w:val="0064337E"/>
    <w:rsid w:val="006468E6"/>
    <w:rsid w:val="00663420"/>
    <w:rsid w:val="00684CBC"/>
    <w:rsid w:val="0068569D"/>
    <w:rsid w:val="006A334F"/>
    <w:rsid w:val="006B2388"/>
    <w:rsid w:val="006E6097"/>
    <w:rsid w:val="007128D5"/>
    <w:rsid w:val="00720D77"/>
    <w:rsid w:val="00744000"/>
    <w:rsid w:val="007515B7"/>
    <w:rsid w:val="00771587"/>
    <w:rsid w:val="00772785"/>
    <w:rsid w:val="00793398"/>
    <w:rsid w:val="00795C80"/>
    <w:rsid w:val="007A021B"/>
    <w:rsid w:val="007D7B00"/>
    <w:rsid w:val="007E109E"/>
    <w:rsid w:val="007F65D0"/>
    <w:rsid w:val="0080169A"/>
    <w:rsid w:val="008145A8"/>
    <w:rsid w:val="0081532D"/>
    <w:rsid w:val="0082567A"/>
    <w:rsid w:val="008349E0"/>
    <w:rsid w:val="00834ED1"/>
    <w:rsid w:val="0084592F"/>
    <w:rsid w:val="00856340"/>
    <w:rsid w:val="0088561F"/>
    <w:rsid w:val="008924F5"/>
    <w:rsid w:val="008B0107"/>
    <w:rsid w:val="008B3104"/>
    <w:rsid w:val="008D041B"/>
    <w:rsid w:val="008D4A9E"/>
    <w:rsid w:val="008D52FF"/>
    <w:rsid w:val="008E7EA5"/>
    <w:rsid w:val="00903508"/>
    <w:rsid w:val="00905884"/>
    <w:rsid w:val="00922B8F"/>
    <w:rsid w:val="0092728B"/>
    <w:rsid w:val="009404F7"/>
    <w:rsid w:val="00946135"/>
    <w:rsid w:val="00953A7A"/>
    <w:rsid w:val="0096507C"/>
    <w:rsid w:val="00974114"/>
    <w:rsid w:val="00975DDC"/>
    <w:rsid w:val="00977AB2"/>
    <w:rsid w:val="00981FA9"/>
    <w:rsid w:val="00990510"/>
    <w:rsid w:val="0099442C"/>
    <w:rsid w:val="009F1828"/>
    <w:rsid w:val="009F3EF7"/>
    <w:rsid w:val="00A111BB"/>
    <w:rsid w:val="00A4189D"/>
    <w:rsid w:val="00A4531F"/>
    <w:rsid w:val="00A51DD5"/>
    <w:rsid w:val="00A6402D"/>
    <w:rsid w:val="00A75079"/>
    <w:rsid w:val="00A87738"/>
    <w:rsid w:val="00AC6C18"/>
    <w:rsid w:val="00AD2C84"/>
    <w:rsid w:val="00AE234B"/>
    <w:rsid w:val="00B41261"/>
    <w:rsid w:val="00B5719F"/>
    <w:rsid w:val="00B86188"/>
    <w:rsid w:val="00B91921"/>
    <w:rsid w:val="00B93D66"/>
    <w:rsid w:val="00BF3C2D"/>
    <w:rsid w:val="00C035D4"/>
    <w:rsid w:val="00C04EB6"/>
    <w:rsid w:val="00C11456"/>
    <w:rsid w:val="00C22ECE"/>
    <w:rsid w:val="00C23E78"/>
    <w:rsid w:val="00C31C4E"/>
    <w:rsid w:val="00C32C2B"/>
    <w:rsid w:val="00C4636F"/>
    <w:rsid w:val="00C54088"/>
    <w:rsid w:val="00C55E15"/>
    <w:rsid w:val="00C73274"/>
    <w:rsid w:val="00C73DAC"/>
    <w:rsid w:val="00C9182A"/>
    <w:rsid w:val="00CB02D7"/>
    <w:rsid w:val="00CC6725"/>
    <w:rsid w:val="00CE256F"/>
    <w:rsid w:val="00D069B9"/>
    <w:rsid w:val="00D5007F"/>
    <w:rsid w:val="00D86B93"/>
    <w:rsid w:val="00D87485"/>
    <w:rsid w:val="00DC1950"/>
    <w:rsid w:val="00DC234C"/>
    <w:rsid w:val="00DE6AFD"/>
    <w:rsid w:val="00DE7127"/>
    <w:rsid w:val="00DF138E"/>
    <w:rsid w:val="00E43E38"/>
    <w:rsid w:val="00E63467"/>
    <w:rsid w:val="00E7239E"/>
    <w:rsid w:val="00EA352E"/>
    <w:rsid w:val="00EA371C"/>
    <w:rsid w:val="00EA6799"/>
    <w:rsid w:val="00EB1A95"/>
    <w:rsid w:val="00EC0874"/>
    <w:rsid w:val="00EC7061"/>
    <w:rsid w:val="00ED3A9B"/>
    <w:rsid w:val="00EE30F6"/>
    <w:rsid w:val="00EE4B77"/>
    <w:rsid w:val="00EE4D0B"/>
    <w:rsid w:val="00EE616C"/>
    <w:rsid w:val="00F065AE"/>
    <w:rsid w:val="00F41079"/>
    <w:rsid w:val="00F53A52"/>
    <w:rsid w:val="00F61262"/>
    <w:rsid w:val="00F729C2"/>
    <w:rsid w:val="00F76551"/>
    <w:rsid w:val="00F809C8"/>
    <w:rsid w:val="00F81A23"/>
    <w:rsid w:val="00F83312"/>
    <w:rsid w:val="00F85B63"/>
    <w:rsid w:val="00FB7A12"/>
    <w:rsid w:val="00FC6C0F"/>
    <w:rsid w:val="00FD4141"/>
    <w:rsid w:val="00FE465B"/>
    <w:rsid w:val="00FF7D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2A4CE7A9"/>
  <w15:docId w15:val="{74E1FC07-CF39-A04E-8A60-02AE95BF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107"/>
    <w:pPr>
      <w:spacing w:after="0" w:line="240" w:lineRule="auto"/>
    </w:pPr>
    <w:rPr>
      <w:rFonts w:ascii="Arial" w:eastAsia="Times New Roman" w:hAnsi="Arial" w:cs="Times New Roman"/>
      <w:szCs w:val="20"/>
      <w:lang w:eastAsia="fr-FR"/>
    </w:rPr>
  </w:style>
  <w:style w:type="paragraph" w:styleId="Heading1">
    <w:name w:val="heading 1"/>
    <w:basedOn w:val="ListParagraph"/>
    <w:next w:val="Normal"/>
    <w:link w:val="Heading1Char"/>
    <w:uiPriority w:val="9"/>
    <w:qFormat/>
    <w:rsid w:val="008E7EA5"/>
    <w:pPr>
      <w:numPr>
        <w:numId w:val="1"/>
      </w:numPr>
      <w:spacing w:before="120" w:after="240"/>
      <w:ind w:left="426" w:hanging="426"/>
      <w:jc w:val="both"/>
      <w:outlineLvl w:val="0"/>
    </w:pPr>
    <w:rPr>
      <w:rFonts w:ascii="Bodoni MT" w:eastAsiaTheme="minorHAnsi" w:hAnsi="Bodoni MT" w:cstheme="minorBidi"/>
      <w:b/>
      <w:smallCaps/>
      <w:sz w:val="24"/>
      <w:szCs w:val="22"/>
      <w:lang w:val="fr-CA" w:eastAsia="en-US"/>
    </w:rPr>
  </w:style>
  <w:style w:type="paragraph" w:styleId="Heading2">
    <w:name w:val="heading 2"/>
    <w:basedOn w:val="Normal"/>
    <w:next w:val="Normal"/>
    <w:link w:val="Heading2Char"/>
    <w:uiPriority w:val="9"/>
    <w:unhideWhenUsed/>
    <w:qFormat/>
    <w:rsid w:val="008E7EA5"/>
    <w:pPr>
      <w:keepNext/>
      <w:keepLines/>
      <w:numPr>
        <w:ilvl w:val="1"/>
        <w:numId w:val="1"/>
      </w:numPr>
      <w:spacing w:before="120" w:after="120"/>
      <w:ind w:left="709" w:hanging="431"/>
      <w:jc w:val="both"/>
      <w:outlineLvl w:val="1"/>
    </w:pPr>
    <w:rPr>
      <w:rFonts w:ascii="Bodoni MT" w:eastAsiaTheme="majorEastAsia" w:hAnsi="Bodoni MT" w:cs="Arial"/>
      <w:b/>
      <w:bCs/>
      <w:smallCaps/>
      <w:color w:val="00ACE9"/>
      <w:szCs w:val="22"/>
      <w:lang w:val="fr-CA" w:eastAsia="en-US"/>
    </w:rPr>
  </w:style>
  <w:style w:type="paragraph" w:styleId="Heading3">
    <w:name w:val="heading 3"/>
    <w:basedOn w:val="Heading2"/>
    <w:next w:val="Normal"/>
    <w:link w:val="Heading3Char"/>
    <w:uiPriority w:val="9"/>
    <w:unhideWhenUsed/>
    <w:qFormat/>
    <w:rsid w:val="008E7EA5"/>
    <w:pPr>
      <w:numPr>
        <w:ilvl w:val="2"/>
      </w:numPr>
      <w:ind w:left="993" w:hanging="426"/>
      <w:outlineLvl w:val="2"/>
    </w:pPr>
    <w:rPr>
      <w:smallCaps w:val="0"/>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titeemettrice">
    <w:name w:val="Entite emettrice"/>
    <w:basedOn w:val="Normal"/>
    <w:rsid w:val="000225EC"/>
    <w:pPr>
      <w:spacing w:before="120" w:after="120"/>
      <w:ind w:left="-102"/>
      <w:jc w:val="center"/>
    </w:pPr>
    <w:rPr>
      <w:rFonts w:eastAsia="Calibri"/>
      <w:b/>
      <w:smallCaps/>
      <w:color w:val="005293"/>
      <w:szCs w:val="22"/>
      <w:lang w:val="fr-CA" w:eastAsia="en-US"/>
    </w:rPr>
  </w:style>
  <w:style w:type="character" w:styleId="PlaceholderText">
    <w:name w:val="Placeholder Text"/>
    <w:uiPriority w:val="99"/>
    <w:semiHidden/>
    <w:rsid w:val="000225EC"/>
    <w:rPr>
      <w:color w:val="808080"/>
    </w:rPr>
  </w:style>
  <w:style w:type="paragraph" w:customStyle="1" w:styleId="TypeetVersion">
    <w:name w:val="Type et Version"/>
    <w:basedOn w:val="Normal"/>
    <w:rsid w:val="000225EC"/>
    <w:pPr>
      <w:spacing w:before="120" w:after="120"/>
      <w:ind w:left="-108" w:right="-108"/>
      <w:jc w:val="center"/>
    </w:pPr>
    <w:rPr>
      <w:rFonts w:eastAsia="Calibri"/>
      <w:smallCaps/>
      <w:szCs w:val="22"/>
      <w:lang w:val="fr-CA" w:eastAsia="en-US"/>
    </w:rPr>
  </w:style>
  <w:style w:type="paragraph" w:customStyle="1" w:styleId="Titredudocument">
    <w:name w:val="Titre du document"/>
    <w:basedOn w:val="Normal"/>
    <w:rsid w:val="000225EC"/>
    <w:pPr>
      <w:spacing w:before="120" w:after="120"/>
      <w:jc w:val="center"/>
    </w:pPr>
    <w:rPr>
      <w:rFonts w:eastAsia="Calibri"/>
      <w:b/>
      <w:smallCaps/>
      <w:szCs w:val="22"/>
      <w:lang w:val="fr-CA" w:eastAsia="en-US"/>
    </w:rPr>
  </w:style>
  <w:style w:type="paragraph" w:styleId="Header">
    <w:name w:val="header"/>
    <w:basedOn w:val="Normal"/>
    <w:link w:val="HeaderChar"/>
    <w:uiPriority w:val="99"/>
    <w:unhideWhenUsed/>
    <w:rsid w:val="000225EC"/>
    <w:pPr>
      <w:tabs>
        <w:tab w:val="center" w:pos="4536"/>
        <w:tab w:val="right" w:pos="9072"/>
      </w:tabs>
    </w:pPr>
  </w:style>
  <w:style w:type="character" w:customStyle="1" w:styleId="HeaderChar">
    <w:name w:val="Header Char"/>
    <w:basedOn w:val="DefaultParagraphFont"/>
    <w:link w:val="Header"/>
    <w:uiPriority w:val="99"/>
    <w:rsid w:val="000225EC"/>
    <w:rPr>
      <w:rFonts w:ascii="Arial" w:eastAsia="Times New Roman" w:hAnsi="Arial" w:cs="Times New Roman"/>
      <w:szCs w:val="20"/>
      <w:lang w:eastAsia="fr-FR"/>
    </w:rPr>
  </w:style>
  <w:style w:type="paragraph" w:styleId="Footer">
    <w:name w:val="footer"/>
    <w:basedOn w:val="Normal"/>
    <w:link w:val="FooterChar"/>
    <w:uiPriority w:val="99"/>
    <w:unhideWhenUsed/>
    <w:rsid w:val="000225EC"/>
    <w:pPr>
      <w:tabs>
        <w:tab w:val="center" w:pos="4536"/>
        <w:tab w:val="right" w:pos="9072"/>
      </w:tabs>
    </w:pPr>
  </w:style>
  <w:style w:type="character" w:customStyle="1" w:styleId="FooterChar">
    <w:name w:val="Footer Char"/>
    <w:basedOn w:val="DefaultParagraphFont"/>
    <w:link w:val="Footer"/>
    <w:uiPriority w:val="99"/>
    <w:rsid w:val="000225EC"/>
    <w:rPr>
      <w:rFonts w:ascii="Arial" w:eastAsia="Times New Roman" w:hAnsi="Arial" w:cs="Times New Roman"/>
      <w:szCs w:val="20"/>
      <w:lang w:eastAsia="fr-FR"/>
    </w:rPr>
  </w:style>
  <w:style w:type="paragraph" w:customStyle="1" w:styleId="garantiejour">
    <w:name w:val="garantie à jour"/>
    <w:basedOn w:val="Footer"/>
    <w:rsid w:val="000225EC"/>
    <w:pPr>
      <w:spacing w:before="40"/>
      <w:jc w:val="center"/>
    </w:pPr>
    <w:rPr>
      <w:rFonts w:eastAsia="Calibri" w:cs="Arial"/>
      <w:b/>
      <w:color w:val="00B050"/>
      <w:sz w:val="16"/>
      <w:szCs w:val="22"/>
      <w:lang w:val="fr-CA" w:eastAsia="en-US"/>
    </w:rPr>
  </w:style>
  <w:style w:type="paragraph" w:customStyle="1" w:styleId="diffusioninterdite">
    <w:name w:val="diffusion interdite"/>
    <w:basedOn w:val="Footer"/>
    <w:rsid w:val="000225EC"/>
    <w:pPr>
      <w:jc w:val="center"/>
    </w:pPr>
    <w:rPr>
      <w:rFonts w:eastAsia="Calibri" w:cs="Arial"/>
      <w:b/>
      <w:color w:val="FF0000"/>
      <w:sz w:val="16"/>
      <w:szCs w:val="16"/>
      <w:lang w:val="fr-CA" w:eastAsia="en-US"/>
    </w:rPr>
  </w:style>
  <w:style w:type="character" w:customStyle="1" w:styleId="Heading1Char">
    <w:name w:val="Heading 1 Char"/>
    <w:basedOn w:val="DefaultParagraphFont"/>
    <w:link w:val="Heading1"/>
    <w:uiPriority w:val="9"/>
    <w:rsid w:val="008E7EA5"/>
    <w:rPr>
      <w:rFonts w:ascii="Bodoni MT" w:hAnsi="Bodoni MT"/>
      <w:b/>
      <w:smallCaps/>
      <w:sz w:val="24"/>
      <w:lang w:val="fr-CA"/>
    </w:rPr>
  </w:style>
  <w:style w:type="character" w:customStyle="1" w:styleId="Heading2Char">
    <w:name w:val="Heading 2 Char"/>
    <w:basedOn w:val="DefaultParagraphFont"/>
    <w:link w:val="Heading2"/>
    <w:uiPriority w:val="9"/>
    <w:rsid w:val="008E7EA5"/>
    <w:rPr>
      <w:rFonts w:ascii="Bodoni MT" w:eastAsiaTheme="majorEastAsia" w:hAnsi="Bodoni MT" w:cs="Arial"/>
      <w:b/>
      <w:bCs/>
      <w:smallCaps/>
      <w:color w:val="00ACE9"/>
      <w:lang w:val="fr-CA"/>
    </w:rPr>
  </w:style>
  <w:style w:type="character" w:customStyle="1" w:styleId="Heading3Char">
    <w:name w:val="Heading 3 Char"/>
    <w:basedOn w:val="DefaultParagraphFont"/>
    <w:link w:val="Heading3"/>
    <w:uiPriority w:val="9"/>
    <w:rsid w:val="008E7EA5"/>
    <w:rPr>
      <w:rFonts w:ascii="Bodoni MT" w:eastAsiaTheme="majorEastAsia" w:hAnsi="Bodoni MT" w:cs="Arial"/>
      <w:b/>
      <w:bCs/>
      <w:lang w:val="fr-CA"/>
    </w:rPr>
  </w:style>
  <w:style w:type="paragraph" w:styleId="TOC1">
    <w:name w:val="toc 1"/>
    <w:basedOn w:val="Normal"/>
    <w:next w:val="Normal"/>
    <w:autoRedefine/>
    <w:uiPriority w:val="39"/>
    <w:unhideWhenUsed/>
    <w:rsid w:val="008E7EA5"/>
    <w:pPr>
      <w:spacing w:before="120" w:after="120" w:line="276" w:lineRule="auto"/>
      <w:jc w:val="both"/>
    </w:pPr>
    <w:rPr>
      <w:rFonts w:eastAsiaTheme="minorHAnsi" w:cstheme="minorBidi"/>
      <w:b/>
      <w:bCs/>
      <w:caps/>
      <w:sz w:val="20"/>
      <w:lang w:val="fr-CA" w:eastAsia="en-US"/>
    </w:rPr>
  </w:style>
  <w:style w:type="character" w:styleId="Hyperlink">
    <w:name w:val="Hyperlink"/>
    <w:basedOn w:val="DefaultParagraphFont"/>
    <w:uiPriority w:val="99"/>
    <w:unhideWhenUsed/>
    <w:rsid w:val="008E7EA5"/>
    <w:rPr>
      <w:color w:val="0563C1" w:themeColor="hyperlink"/>
      <w:u w:val="single"/>
    </w:rPr>
  </w:style>
  <w:style w:type="paragraph" w:styleId="ListParagraph">
    <w:name w:val="List Paragraph"/>
    <w:basedOn w:val="Normal"/>
    <w:uiPriority w:val="34"/>
    <w:qFormat/>
    <w:rsid w:val="008E7EA5"/>
    <w:pPr>
      <w:ind w:left="720"/>
      <w:contextualSpacing/>
    </w:pPr>
  </w:style>
  <w:style w:type="table" w:styleId="TableGrid">
    <w:name w:val="Table Grid"/>
    <w:basedOn w:val="TableNormal"/>
    <w:uiPriority w:val="39"/>
    <w:rsid w:val="00C91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B1A9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1A95"/>
    <w:rPr>
      <w:rFonts w:ascii="Segoe UI" w:eastAsia="Times New Roman" w:hAnsi="Segoe UI" w:cs="Segoe UI"/>
      <w:sz w:val="18"/>
      <w:szCs w:val="18"/>
      <w:lang w:eastAsia="fr-FR"/>
    </w:rPr>
  </w:style>
  <w:style w:type="table" w:customStyle="1" w:styleId="Grilleclaire-Accent11">
    <w:name w:val="Grille claire - Accent 11"/>
    <w:basedOn w:val="TableNormal"/>
    <w:next w:val="LightGrid-Accent1"/>
    <w:uiPriority w:val="62"/>
    <w:rsid w:val="00990510"/>
    <w:pPr>
      <w:spacing w:after="0" w:line="240" w:lineRule="auto"/>
    </w:pPr>
    <w:tblPr>
      <w:tblStyleRowBandSize w:val="1"/>
      <w:tblStyleColBandSize w:val="1"/>
      <w:tblBorders>
        <w:top w:val="single" w:sz="8" w:space="0" w:color="005293"/>
        <w:left w:val="single" w:sz="8" w:space="0" w:color="005293"/>
        <w:bottom w:val="single" w:sz="8" w:space="0" w:color="005293"/>
        <w:right w:val="single" w:sz="8" w:space="0" w:color="005293"/>
        <w:insideH w:val="single" w:sz="8" w:space="0" w:color="005293"/>
        <w:insideV w:val="single" w:sz="8" w:space="0" w:color="005293"/>
      </w:tblBorders>
    </w:tblPr>
    <w:tblStylePr w:type="firstRow">
      <w:pPr>
        <w:spacing w:before="0" w:after="0" w:line="240" w:lineRule="auto"/>
      </w:pPr>
      <w:rPr>
        <w:rFonts w:ascii="Cambria" w:eastAsia="Times New Roman" w:hAnsi="Cambria" w:cs="Times New Roman"/>
        <w:b/>
        <w:bCs/>
      </w:rPr>
      <w:tblPr/>
      <w:tcPr>
        <w:tcBorders>
          <w:top w:val="single" w:sz="8" w:space="0" w:color="005293"/>
          <w:left w:val="single" w:sz="8" w:space="0" w:color="005293"/>
          <w:bottom w:val="single" w:sz="18" w:space="0" w:color="005293"/>
          <w:right w:val="single" w:sz="8" w:space="0" w:color="005293"/>
          <w:insideH w:val="nil"/>
          <w:insideV w:val="single" w:sz="8" w:space="0" w:color="005293"/>
        </w:tcBorders>
      </w:tcPr>
    </w:tblStylePr>
    <w:tblStylePr w:type="lastRow">
      <w:pPr>
        <w:spacing w:before="0" w:after="0" w:line="240" w:lineRule="auto"/>
      </w:pPr>
      <w:rPr>
        <w:rFonts w:ascii="Cambria" w:eastAsia="Times New Roman" w:hAnsi="Cambria" w:cs="Times New Roman"/>
        <w:b/>
        <w:bCs/>
      </w:rPr>
      <w:tblPr/>
      <w:tcPr>
        <w:tcBorders>
          <w:top w:val="double" w:sz="6" w:space="0" w:color="005293"/>
          <w:left w:val="single" w:sz="8" w:space="0" w:color="005293"/>
          <w:bottom w:val="single" w:sz="8" w:space="0" w:color="005293"/>
          <w:right w:val="single" w:sz="8" w:space="0" w:color="005293"/>
          <w:insideH w:val="nil"/>
          <w:insideV w:val="single" w:sz="8" w:space="0" w:color="005293"/>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5293"/>
          <w:left w:val="single" w:sz="8" w:space="0" w:color="005293"/>
          <w:bottom w:val="single" w:sz="8" w:space="0" w:color="005293"/>
          <w:right w:val="single" w:sz="8" w:space="0" w:color="005293"/>
        </w:tcBorders>
      </w:tcPr>
    </w:tblStylePr>
    <w:tblStylePr w:type="band1Vert">
      <w:tblPr/>
      <w:tcPr>
        <w:tcBorders>
          <w:top w:val="single" w:sz="8" w:space="0" w:color="005293"/>
          <w:left w:val="single" w:sz="8" w:space="0" w:color="005293"/>
          <w:bottom w:val="single" w:sz="8" w:space="0" w:color="005293"/>
          <w:right w:val="single" w:sz="8" w:space="0" w:color="005293"/>
        </w:tcBorders>
        <w:shd w:val="clear" w:color="auto" w:fill="A5D7FF"/>
      </w:tcPr>
    </w:tblStylePr>
    <w:tblStylePr w:type="band1Horz">
      <w:tblPr/>
      <w:tcPr>
        <w:tcBorders>
          <w:top w:val="single" w:sz="8" w:space="0" w:color="005293"/>
          <w:left w:val="single" w:sz="8" w:space="0" w:color="005293"/>
          <w:bottom w:val="single" w:sz="8" w:space="0" w:color="005293"/>
          <w:right w:val="single" w:sz="8" w:space="0" w:color="005293"/>
          <w:insideV w:val="single" w:sz="8" w:space="0" w:color="005293"/>
        </w:tcBorders>
        <w:shd w:val="clear" w:color="auto" w:fill="A5D7FF"/>
      </w:tcPr>
    </w:tblStylePr>
    <w:tblStylePr w:type="band2Horz">
      <w:tblPr/>
      <w:tcPr>
        <w:tcBorders>
          <w:top w:val="single" w:sz="8" w:space="0" w:color="005293"/>
          <w:left w:val="single" w:sz="8" w:space="0" w:color="005293"/>
          <w:bottom w:val="single" w:sz="8" w:space="0" w:color="005293"/>
          <w:right w:val="single" w:sz="8" w:space="0" w:color="005293"/>
          <w:insideV w:val="single" w:sz="8" w:space="0" w:color="005293"/>
        </w:tcBorders>
      </w:tcPr>
    </w:tblStylePr>
  </w:style>
  <w:style w:type="table" w:styleId="LightGrid-Accent1">
    <w:name w:val="Light Grid Accent 1"/>
    <w:basedOn w:val="TableNormal"/>
    <w:uiPriority w:val="62"/>
    <w:rsid w:val="00990510"/>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character" w:styleId="UnresolvedMention">
    <w:name w:val="Unresolved Mention"/>
    <w:basedOn w:val="DefaultParagraphFont"/>
    <w:uiPriority w:val="99"/>
    <w:semiHidden/>
    <w:unhideWhenUsed/>
    <w:rsid w:val="00977AB2"/>
    <w:rPr>
      <w:color w:val="605E5C"/>
      <w:shd w:val="clear" w:color="auto" w:fill="E1DFDD"/>
    </w:rPr>
  </w:style>
  <w:style w:type="paragraph" w:styleId="NormalWeb">
    <w:name w:val="Normal (Web)"/>
    <w:basedOn w:val="Normal"/>
    <w:uiPriority w:val="99"/>
    <w:unhideWhenUsed/>
    <w:rsid w:val="00905884"/>
    <w:pPr>
      <w:spacing w:before="100" w:beforeAutospacing="1" w:after="100" w:afterAutospacing="1"/>
    </w:pPr>
    <w:rPr>
      <w:rFonts w:ascii="Times New Roman" w:hAnsi="Times New Roman"/>
      <w:sz w:val="24"/>
      <w:szCs w:val="24"/>
      <w:lang w:val="en-FR" w:eastAsia="en-GB"/>
    </w:rPr>
  </w:style>
  <w:style w:type="character" w:styleId="HTMLCode">
    <w:name w:val="HTML Code"/>
    <w:basedOn w:val="DefaultParagraphFont"/>
    <w:uiPriority w:val="99"/>
    <w:semiHidden/>
    <w:unhideWhenUsed/>
    <w:rsid w:val="0081532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15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en-FR" w:eastAsia="en-GB"/>
    </w:rPr>
  </w:style>
  <w:style w:type="character" w:customStyle="1" w:styleId="HTMLPreformattedChar">
    <w:name w:val="HTML Preformatted Char"/>
    <w:basedOn w:val="DefaultParagraphFont"/>
    <w:link w:val="HTMLPreformatted"/>
    <w:uiPriority w:val="99"/>
    <w:semiHidden/>
    <w:rsid w:val="0081532D"/>
    <w:rPr>
      <w:rFonts w:ascii="Courier New" w:eastAsia="Times New Roman" w:hAnsi="Courier New" w:cs="Courier New"/>
      <w:sz w:val="20"/>
      <w:szCs w:val="20"/>
      <w:lang w:val="en-FR" w:eastAsia="en-GB"/>
    </w:rPr>
  </w:style>
  <w:style w:type="character" w:styleId="Strong">
    <w:name w:val="Strong"/>
    <w:basedOn w:val="DefaultParagraphFont"/>
    <w:uiPriority w:val="22"/>
    <w:qFormat/>
    <w:rsid w:val="0081532D"/>
    <w:rPr>
      <w:b/>
      <w:bCs/>
    </w:rPr>
  </w:style>
  <w:style w:type="character" w:styleId="Emphasis">
    <w:name w:val="Emphasis"/>
    <w:basedOn w:val="DefaultParagraphFont"/>
    <w:uiPriority w:val="20"/>
    <w:qFormat/>
    <w:rsid w:val="00513B4B"/>
    <w:rPr>
      <w:i/>
      <w:iCs/>
    </w:rPr>
  </w:style>
  <w:style w:type="character" w:customStyle="1" w:styleId="period">
    <w:name w:val="period"/>
    <w:basedOn w:val="DefaultParagraphFont"/>
    <w:rsid w:val="001B47E7"/>
  </w:style>
  <w:style w:type="character" w:customStyle="1" w:styleId="cit">
    <w:name w:val="cit"/>
    <w:basedOn w:val="DefaultParagraphFont"/>
    <w:rsid w:val="001B47E7"/>
  </w:style>
  <w:style w:type="character" w:customStyle="1" w:styleId="citation-doi">
    <w:name w:val="citation-doi"/>
    <w:basedOn w:val="DefaultParagraphFont"/>
    <w:rsid w:val="001B47E7"/>
  </w:style>
  <w:style w:type="character" w:customStyle="1" w:styleId="authors-list-item">
    <w:name w:val="authors-list-item"/>
    <w:basedOn w:val="DefaultParagraphFont"/>
    <w:rsid w:val="001B47E7"/>
  </w:style>
  <w:style w:type="character" w:customStyle="1" w:styleId="author-sup-separator">
    <w:name w:val="author-sup-separator"/>
    <w:basedOn w:val="DefaultParagraphFont"/>
    <w:rsid w:val="001B47E7"/>
  </w:style>
  <w:style w:type="character" w:customStyle="1" w:styleId="comma">
    <w:name w:val="comma"/>
    <w:basedOn w:val="DefaultParagraphFont"/>
    <w:rsid w:val="001B47E7"/>
  </w:style>
  <w:style w:type="character" w:customStyle="1" w:styleId="Title1">
    <w:name w:val="Title1"/>
    <w:basedOn w:val="DefaultParagraphFont"/>
    <w:rsid w:val="001B47E7"/>
  </w:style>
  <w:style w:type="character" w:customStyle="1" w:styleId="identifier">
    <w:name w:val="identifier"/>
    <w:basedOn w:val="DefaultParagraphFont"/>
    <w:rsid w:val="001B47E7"/>
  </w:style>
  <w:style w:type="character" w:customStyle="1" w:styleId="id-label">
    <w:name w:val="id-label"/>
    <w:basedOn w:val="DefaultParagraphFont"/>
    <w:rsid w:val="001B47E7"/>
  </w:style>
  <w:style w:type="character" w:customStyle="1" w:styleId="fal6plv">
    <w:name w:val="fal6plv"/>
    <w:basedOn w:val="DefaultParagraphFont"/>
    <w:rsid w:val="00744000"/>
  </w:style>
  <w:style w:type="paragraph" w:styleId="Bibliography">
    <w:name w:val="Bibliography"/>
    <w:basedOn w:val="Normal"/>
    <w:next w:val="Normal"/>
    <w:uiPriority w:val="37"/>
    <w:unhideWhenUsed/>
    <w:rsid w:val="00E63467"/>
    <w:pPr>
      <w:tabs>
        <w:tab w:val="left" w:pos="260"/>
      </w:tabs>
      <w:spacing w:after="240"/>
      <w:ind w:left="264" w:hanging="264"/>
    </w:pPr>
  </w:style>
  <w:style w:type="table" w:styleId="TableGridLight">
    <w:name w:val="Grid Table Light"/>
    <w:basedOn w:val="TableNormal"/>
    <w:uiPriority w:val="40"/>
    <w:rsid w:val="000A4A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A4A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A4AD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091FD4"/>
    <w:rPr>
      <w:sz w:val="16"/>
      <w:szCs w:val="16"/>
    </w:rPr>
  </w:style>
  <w:style w:type="paragraph" w:styleId="CommentText">
    <w:name w:val="annotation text"/>
    <w:basedOn w:val="Normal"/>
    <w:link w:val="CommentTextChar"/>
    <w:uiPriority w:val="99"/>
    <w:semiHidden/>
    <w:unhideWhenUsed/>
    <w:rsid w:val="00091FD4"/>
    <w:rPr>
      <w:sz w:val="20"/>
    </w:rPr>
  </w:style>
  <w:style w:type="character" w:customStyle="1" w:styleId="CommentTextChar">
    <w:name w:val="Comment Text Char"/>
    <w:basedOn w:val="DefaultParagraphFont"/>
    <w:link w:val="CommentText"/>
    <w:uiPriority w:val="99"/>
    <w:semiHidden/>
    <w:rsid w:val="00091FD4"/>
    <w:rPr>
      <w:rFonts w:ascii="Arial" w:eastAsia="Times New Roman" w:hAnsi="Arial" w:cs="Times New Roman"/>
      <w:sz w:val="20"/>
      <w:szCs w:val="20"/>
      <w:lang w:eastAsia="fr-FR"/>
    </w:rPr>
  </w:style>
  <w:style w:type="paragraph" w:styleId="CommentSubject">
    <w:name w:val="annotation subject"/>
    <w:basedOn w:val="CommentText"/>
    <w:next w:val="CommentText"/>
    <w:link w:val="CommentSubjectChar"/>
    <w:uiPriority w:val="99"/>
    <w:semiHidden/>
    <w:unhideWhenUsed/>
    <w:rsid w:val="00091FD4"/>
    <w:rPr>
      <w:b/>
      <w:bCs/>
    </w:rPr>
  </w:style>
  <w:style w:type="character" w:customStyle="1" w:styleId="CommentSubjectChar">
    <w:name w:val="Comment Subject Char"/>
    <w:basedOn w:val="CommentTextChar"/>
    <w:link w:val="CommentSubject"/>
    <w:uiPriority w:val="99"/>
    <w:semiHidden/>
    <w:rsid w:val="00091FD4"/>
    <w:rPr>
      <w:rFonts w:ascii="Arial" w:eastAsia="Times New Roman" w:hAnsi="Arial" w:cs="Times New Roman"/>
      <w:b/>
      <w:bCs/>
      <w:sz w:val="20"/>
      <w:szCs w:val="20"/>
      <w:lang w:eastAsia="fr-FR"/>
    </w:rPr>
  </w:style>
  <w:style w:type="paragraph" w:styleId="Revision">
    <w:name w:val="Revision"/>
    <w:hidden/>
    <w:uiPriority w:val="99"/>
    <w:semiHidden/>
    <w:rsid w:val="00AD2C84"/>
    <w:pPr>
      <w:spacing w:after="0" w:line="240" w:lineRule="auto"/>
    </w:pPr>
    <w:rPr>
      <w:rFonts w:ascii="Arial" w:eastAsia="Times New Roman" w:hAnsi="Arial" w:cs="Times New Roman"/>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ancois.le-guerroue@pasteur.fr" TargetMode="Externa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lobodan.culina@pasteur.fr" TargetMode="Externa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oter" Target="footer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3600</Words>
  <Characters>20520</Characters>
  <Application>Microsoft Office Word</Application>
  <DocSecurity>0</DocSecurity>
  <Lines>171</Lines>
  <Paragraphs>48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CyFj11: FlowJo v11 Workspace Import and Legacy Format Export for R-Based Flow Cytometry Analysis</vt:lpstr>
      <vt:lpstr/>
    </vt:vector>
  </TitlesOfParts>
  <Company>Institut Pasteur</Company>
  <LinksUpToDate>false</LinksUpToDate>
  <CharactersWithSpaces>24072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CyFj11: FlowJo v11 Workspace Import and Legacy Format Export for R-Based Flow Cytometry Analysis</dc:title>
  <dc:subject/>
  <dc:creator>Bernd  JAGLA</dc:creator>
  <cp:keywords/>
  <dc:description/>
  <cp:lastModifiedBy>Bernd  JAGLA</cp:lastModifiedBy>
  <cp:revision>2</cp:revision>
  <cp:lastPrinted>2026-07-09T09:38:00Z</cp:lastPrinted>
  <dcterms:created xsi:type="dcterms:W3CDTF">2026-07-10T16:17:00Z</dcterms:created>
  <dcterms:modified xsi:type="dcterms:W3CDTF">2026-07-10T16:17:00Z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_type">
    <vt:lpwstr>Computational Article</vt:lpwstr>
  </property>
  <property fmtid="{D5CDD505-2E9C-101B-9397-08002B2CF9AE}" pid="3" name="bibliography">
    <vt:lpwstr>../references.bib</vt:lpwstr>
  </property>
  <property fmtid="{D5CDD505-2E9C-101B-9397-08002B2CF9AE}" pid="4" name="csl">
    <vt:lpwstr>cytometry-part-a.csl</vt:lpwstr>
  </property>
  <property fmtid="{D5CDD505-2E9C-101B-9397-08002B2CF9AE}" pid="5" name="header-includes">
    <vt:lpwstr/>
  </property>
  <property fmtid="{D5CDD505-2E9C-101B-9397-08002B2CF9AE}" pid="6" name="output">
    <vt:lpwstr/>
  </property>
  <property fmtid="{D5CDD505-2E9C-101B-9397-08002B2CF9AE}" pid="7" name="short_title">
    <vt:lpwstr>CyFj11: FlowJo v11 / R Interoperability</vt:lpwstr>
  </property>
  <property fmtid="{D5CDD505-2E9C-101B-9397-08002B2CF9AE}" pid="8" name="version">
    <vt:lpwstr>v0.2-draft (2026-04-10)</vt:lpwstr>
  </property>
  <property fmtid="{D5CDD505-2E9C-101B-9397-08002B2CF9AE}" pid="9" name="ZOTERO_PREF_1">
    <vt:lpwstr>&lt;data data-version="3" zotero-version="7.0.11"&gt;&lt;session id="n9fRpqlb"/&gt;&lt;style id="http://www.zotero.org/styles/nlm-citation-sequence" locale="en-US" hasBibliography="1" bibliographyStyleHasBeenSet="1"/&gt;&lt;prefs&gt;&lt;pref name="fieldType" value="Field"/&gt;&lt;/prefs&gt;</vt:lpwstr>
  </property>
  <property fmtid="{D5CDD505-2E9C-101B-9397-08002B2CF9AE}" pid="10" name="ZOTERO_PREF_2">
    <vt:lpwstr>&lt;/data&gt;</vt:lpwstr>
  </property>
</Properties>
</file>